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kern w:val="2"/>
          <w:sz w:val="22"/>
          <w:szCs w:val="22"/>
          <w14:ligatures w14:val="standardContextual"/>
        </w:rPr>
        <w:id w:val="420064011"/>
        <w:docPartObj>
          <w:docPartGallery w:val="Table of Contents"/>
          <w:docPartUnique/>
        </w:docPartObj>
      </w:sdtPr>
      <w:sdtEndPr>
        <w:rPr>
          <w:b/>
          <w:bCs/>
          <w:noProof/>
        </w:rPr>
      </w:sdtEndPr>
      <w:sdtContent>
        <w:p w14:paraId="0CF9EB39" w14:textId="77777777" w:rsidR="00696EB1" w:rsidRDefault="00696EB1" w:rsidP="00F54FFB">
          <w:pPr>
            <w:pStyle w:val="TOCHeading"/>
          </w:pPr>
          <w:r>
            <w:t>Contents</w:t>
          </w:r>
        </w:p>
        <w:p w14:paraId="53663821" w14:textId="7AF65299" w:rsidR="002E3CB9" w:rsidRDefault="00696E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825288" w:history="1">
            <w:r w:rsidR="002E3CB9" w:rsidRPr="002C7ACA">
              <w:rPr>
                <w:rStyle w:val="Hyperlink"/>
                <w:noProof/>
              </w:rPr>
              <w:t>Changelog</w:t>
            </w:r>
            <w:r w:rsidR="002E3CB9">
              <w:rPr>
                <w:noProof/>
                <w:webHidden/>
              </w:rPr>
              <w:tab/>
            </w:r>
            <w:r w:rsidR="002E3CB9">
              <w:rPr>
                <w:noProof/>
                <w:webHidden/>
              </w:rPr>
              <w:fldChar w:fldCharType="begin"/>
            </w:r>
            <w:r w:rsidR="002E3CB9">
              <w:rPr>
                <w:noProof/>
                <w:webHidden/>
              </w:rPr>
              <w:instrText xml:space="preserve"> PAGEREF _Toc156825288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13841E49" w14:textId="727D20E6" w:rsidR="002E3CB9" w:rsidRDefault="00000000">
          <w:pPr>
            <w:pStyle w:val="TOC2"/>
            <w:rPr>
              <w:rFonts w:eastAsiaTheme="minorEastAsia"/>
              <w:noProof/>
            </w:rPr>
          </w:pPr>
          <w:hyperlink w:anchor="_Toc156825289" w:history="1">
            <w:r w:rsidR="002E3CB9" w:rsidRPr="002C7ACA">
              <w:rPr>
                <w:rStyle w:val="Hyperlink"/>
                <w:noProof/>
              </w:rPr>
              <w:t>2024-01-09 – Alvin Tran</w:t>
            </w:r>
            <w:r w:rsidR="002E3CB9">
              <w:rPr>
                <w:noProof/>
                <w:webHidden/>
              </w:rPr>
              <w:tab/>
            </w:r>
            <w:r w:rsidR="002E3CB9">
              <w:rPr>
                <w:noProof/>
                <w:webHidden/>
              </w:rPr>
              <w:fldChar w:fldCharType="begin"/>
            </w:r>
            <w:r w:rsidR="002E3CB9">
              <w:rPr>
                <w:noProof/>
                <w:webHidden/>
              </w:rPr>
              <w:instrText xml:space="preserve"> PAGEREF _Toc156825289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4E8A9742" w14:textId="660344C0" w:rsidR="002E3CB9" w:rsidRDefault="00000000">
          <w:pPr>
            <w:pStyle w:val="TOC1"/>
            <w:tabs>
              <w:tab w:val="right" w:leader="dot" w:pos="9350"/>
            </w:tabs>
            <w:rPr>
              <w:rFonts w:eastAsiaTheme="minorEastAsia"/>
              <w:noProof/>
            </w:rPr>
          </w:pPr>
          <w:hyperlink w:anchor="_Toc156825290" w:history="1">
            <w:r w:rsidR="002E3CB9" w:rsidRPr="002C7ACA">
              <w:rPr>
                <w:rStyle w:val="Hyperlink"/>
                <w:noProof/>
              </w:rPr>
              <w:t>Introduction</w:t>
            </w:r>
            <w:r w:rsidR="002E3CB9">
              <w:rPr>
                <w:noProof/>
                <w:webHidden/>
              </w:rPr>
              <w:tab/>
            </w:r>
            <w:r w:rsidR="002E3CB9">
              <w:rPr>
                <w:noProof/>
                <w:webHidden/>
              </w:rPr>
              <w:fldChar w:fldCharType="begin"/>
            </w:r>
            <w:r w:rsidR="002E3CB9">
              <w:rPr>
                <w:noProof/>
                <w:webHidden/>
              </w:rPr>
              <w:instrText xml:space="preserve"> PAGEREF _Toc156825290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35D9966B" w14:textId="6FC065DA" w:rsidR="002E3CB9" w:rsidRDefault="00000000">
          <w:pPr>
            <w:pStyle w:val="TOC2"/>
            <w:rPr>
              <w:rFonts w:eastAsiaTheme="minorEastAsia"/>
              <w:noProof/>
            </w:rPr>
          </w:pPr>
          <w:hyperlink w:anchor="_Toc156825291" w:history="1">
            <w:r w:rsidR="002E3CB9" w:rsidRPr="002C7ACA">
              <w:rPr>
                <w:rStyle w:val="Hyperlink"/>
                <w:noProof/>
              </w:rPr>
              <w:t>Disclaimer and Resources</w:t>
            </w:r>
            <w:r w:rsidR="002E3CB9">
              <w:rPr>
                <w:noProof/>
                <w:webHidden/>
              </w:rPr>
              <w:tab/>
            </w:r>
            <w:r w:rsidR="002E3CB9">
              <w:rPr>
                <w:noProof/>
                <w:webHidden/>
              </w:rPr>
              <w:fldChar w:fldCharType="begin"/>
            </w:r>
            <w:r w:rsidR="002E3CB9">
              <w:rPr>
                <w:noProof/>
                <w:webHidden/>
              </w:rPr>
              <w:instrText xml:space="preserve"> PAGEREF _Toc156825291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776C5FBC" w14:textId="35EB97AC" w:rsidR="002E3CB9" w:rsidRDefault="00000000">
          <w:pPr>
            <w:pStyle w:val="TOC2"/>
            <w:rPr>
              <w:rFonts w:eastAsiaTheme="minorEastAsia"/>
              <w:noProof/>
            </w:rPr>
          </w:pPr>
          <w:hyperlink w:anchor="_Toc156825292" w:history="1">
            <w:r w:rsidR="002E3CB9" w:rsidRPr="002C7ACA">
              <w:rPr>
                <w:rStyle w:val="Hyperlink"/>
                <w:noProof/>
              </w:rPr>
              <w:t>Uncovered Topics:</w:t>
            </w:r>
            <w:r w:rsidR="002E3CB9">
              <w:rPr>
                <w:noProof/>
                <w:webHidden/>
              </w:rPr>
              <w:tab/>
            </w:r>
            <w:r w:rsidR="002E3CB9">
              <w:rPr>
                <w:noProof/>
                <w:webHidden/>
              </w:rPr>
              <w:fldChar w:fldCharType="begin"/>
            </w:r>
            <w:r w:rsidR="002E3CB9">
              <w:rPr>
                <w:noProof/>
                <w:webHidden/>
              </w:rPr>
              <w:instrText xml:space="preserve"> PAGEREF _Toc156825292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13A19979" w14:textId="12F55FF2" w:rsidR="002E3CB9" w:rsidRDefault="00000000">
          <w:pPr>
            <w:pStyle w:val="TOC2"/>
            <w:rPr>
              <w:rFonts w:eastAsiaTheme="minorEastAsia"/>
              <w:noProof/>
            </w:rPr>
          </w:pPr>
          <w:hyperlink w:anchor="_Toc156825293" w:history="1">
            <w:r w:rsidR="002E3CB9" w:rsidRPr="002C7ACA">
              <w:rPr>
                <w:rStyle w:val="Hyperlink"/>
                <w:noProof/>
              </w:rPr>
              <w:t>Prerequisites</w:t>
            </w:r>
            <w:r w:rsidR="002E3CB9">
              <w:rPr>
                <w:noProof/>
                <w:webHidden/>
              </w:rPr>
              <w:tab/>
            </w:r>
            <w:r w:rsidR="002E3CB9">
              <w:rPr>
                <w:noProof/>
                <w:webHidden/>
              </w:rPr>
              <w:fldChar w:fldCharType="begin"/>
            </w:r>
            <w:r w:rsidR="002E3CB9">
              <w:rPr>
                <w:noProof/>
                <w:webHidden/>
              </w:rPr>
              <w:instrText xml:space="preserve"> PAGEREF _Toc156825293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39897945" w14:textId="124383E0" w:rsidR="002E3CB9" w:rsidRDefault="00000000">
          <w:pPr>
            <w:pStyle w:val="TOC2"/>
            <w:rPr>
              <w:rFonts w:eastAsiaTheme="minorEastAsia"/>
              <w:noProof/>
            </w:rPr>
          </w:pPr>
          <w:hyperlink w:anchor="_Toc156825294" w:history="1">
            <w:r w:rsidR="002E3CB9" w:rsidRPr="002C7ACA">
              <w:rPr>
                <w:rStyle w:val="Hyperlink"/>
                <w:noProof/>
              </w:rPr>
              <w:t>Additional Tools</w:t>
            </w:r>
            <w:r w:rsidR="002E3CB9">
              <w:rPr>
                <w:noProof/>
                <w:webHidden/>
              </w:rPr>
              <w:tab/>
            </w:r>
            <w:r w:rsidR="002E3CB9">
              <w:rPr>
                <w:noProof/>
                <w:webHidden/>
              </w:rPr>
              <w:fldChar w:fldCharType="begin"/>
            </w:r>
            <w:r w:rsidR="002E3CB9">
              <w:rPr>
                <w:noProof/>
                <w:webHidden/>
              </w:rPr>
              <w:instrText xml:space="preserve"> PAGEREF _Toc156825294 \h </w:instrText>
            </w:r>
            <w:r w:rsidR="002E3CB9">
              <w:rPr>
                <w:noProof/>
                <w:webHidden/>
              </w:rPr>
            </w:r>
            <w:r w:rsidR="002E3CB9">
              <w:rPr>
                <w:noProof/>
                <w:webHidden/>
              </w:rPr>
              <w:fldChar w:fldCharType="separate"/>
            </w:r>
            <w:r w:rsidR="002E3CB9">
              <w:rPr>
                <w:noProof/>
                <w:webHidden/>
              </w:rPr>
              <w:t>3</w:t>
            </w:r>
            <w:r w:rsidR="002E3CB9">
              <w:rPr>
                <w:noProof/>
                <w:webHidden/>
              </w:rPr>
              <w:fldChar w:fldCharType="end"/>
            </w:r>
          </w:hyperlink>
        </w:p>
        <w:p w14:paraId="69FE1C63" w14:textId="031BFC6C" w:rsidR="002E3CB9" w:rsidRDefault="00000000">
          <w:pPr>
            <w:pStyle w:val="TOC1"/>
            <w:tabs>
              <w:tab w:val="right" w:leader="dot" w:pos="9350"/>
            </w:tabs>
            <w:rPr>
              <w:rFonts w:eastAsiaTheme="minorEastAsia"/>
              <w:noProof/>
            </w:rPr>
          </w:pPr>
          <w:hyperlink w:anchor="_Toc156825295" w:history="1">
            <w:r w:rsidR="002E3CB9" w:rsidRPr="002C7ACA">
              <w:rPr>
                <w:rStyle w:val="Hyperlink"/>
                <w:noProof/>
              </w:rPr>
              <w:t>Getting Starting: Connecting and Starting Scene</w:t>
            </w:r>
            <w:r w:rsidR="002E3CB9">
              <w:rPr>
                <w:noProof/>
                <w:webHidden/>
              </w:rPr>
              <w:tab/>
            </w:r>
            <w:r w:rsidR="002E3CB9">
              <w:rPr>
                <w:noProof/>
                <w:webHidden/>
              </w:rPr>
              <w:fldChar w:fldCharType="begin"/>
            </w:r>
            <w:r w:rsidR="002E3CB9">
              <w:rPr>
                <w:noProof/>
                <w:webHidden/>
              </w:rPr>
              <w:instrText xml:space="preserve"> PAGEREF _Toc156825295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5493F760" w14:textId="56AD669B" w:rsidR="002E3CB9" w:rsidRDefault="00000000">
          <w:pPr>
            <w:pStyle w:val="TOC2"/>
            <w:rPr>
              <w:rFonts w:eastAsiaTheme="minorEastAsia"/>
              <w:noProof/>
            </w:rPr>
          </w:pPr>
          <w:hyperlink w:anchor="_Toc156825296" w:history="1">
            <w:r w:rsidR="002E3CB9" w:rsidRPr="002C7ACA">
              <w:rPr>
                <w:rStyle w:val="Hyperlink"/>
                <w:noProof/>
              </w:rPr>
              <w:t>Some Terminology</w:t>
            </w:r>
            <w:r w:rsidR="002E3CB9">
              <w:rPr>
                <w:noProof/>
                <w:webHidden/>
              </w:rPr>
              <w:tab/>
            </w:r>
            <w:r w:rsidR="002E3CB9">
              <w:rPr>
                <w:noProof/>
                <w:webHidden/>
              </w:rPr>
              <w:fldChar w:fldCharType="begin"/>
            </w:r>
            <w:r w:rsidR="002E3CB9">
              <w:rPr>
                <w:noProof/>
                <w:webHidden/>
              </w:rPr>
              <w:instrText xml:space="preserve"> PAGEREF _Toc156825296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4B860FEA" w14:textId="3371980C" w:rsidR="002E3CB9" w:rsidRDefault="00000000">
          <w:pPr>
            <w:pStyle w:val="TOC2"/>
            <w:rPr>
              <w:rFonts w:eastAsiaTheme="minorEastAsia"/>
              <w:noProof/>
            </w:rPr>
          </w:pPr>
          <w:hyperlink w:anchor="_Toc156825297" w:history="1">
            <w:r w:rsidR="002E3CB9" w:rsidRPr="002C7ACA">
              <w:rPr>
                <w:rStyle w:val="Hyperlink"/>
                <w:noProof/>
              </w:rPr>
              <w:t>Necessary Packages</w:t>
            </w:r>
            <w:r w:rsidR="002E3CB9">
              <w:rPr>
                <w:noProof/>
                <w:webHidden/>
              </w:rPr>
              <w:tab/>
            </w:r>
            <w:r w:rsidR="002E3CB9">
              <w:rPr>
                <w:noProof/>
                <w:webHidden/>
              </w:rPr>
              <w:fldChar w:fldCharType="begin"/>
            </w:r>
            <w:r w:rsidR="002E3CB9">
              <w:rPr>
                <w:noProof/>
                <w:webHidden/>
              </w:rPr>
              <w:instrText xml:space="preserve"> PAGEREF _Toc156825297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711D6F61" w14:textId="216A1BA7" w:rsidR="002E3CB9" w:rsidRDefault="00000000">
          <w:pPr>
            <w:pStyle w:val="TOC2"/>
            <w:rPr>
              <w:rFonts w:eastAsiaTheme="minorEastAsia"/>
              <w:noProof/>
            </w:rPr>
          </w:pPr>
          <w:hyperlink w:anchor="_Toc156825298" w:history="1">
            <w:r w:rsidR="002E3CB9" w:rsidRPr="002C7ACA">
              <w:rPr>
                <w:rStyle w:val="Hyperlink"/>
                <w:noProof/>
              </w:rPr>
              <w:t>Network Manager</w:t>
            </w:r>
            <w:r w:rsidR="002E3CB9">
              <w:rPr>
                <w:noProof/>
                <w:webHidden/>
              </w:rPr>
              <w:tab/>
            </w:r>
            <w:r w:rsidR="002E3CB9">
              <w:rPr>
                <w:noProof/>
                <w:webHidden/>
              </w:rPr>
              <w:fldChar w:fldCharType="begin"/>
            </w:r>
            <w:r w:rsidR="002E3CB9">
              <w:rPr>
                <w:noProof/>
                <w:webHidden/>
              </w:rPr>
              <w:instrText xml:space="preserve"> PAGEREF _Toc156825298 \h </w:instrText>
            </w:r>
            <w:r w:rsidR="002E3CB9">
              <w:rPr>
                <w:noProof/>
                <w:webHidden/>
              </w:rPr>
            </w:r>
            <w:r w:rsidR="002E3CB9">
              <w:rPr>
                <w:noProof/>
                <w:webHidden/>
              </w:rPr>
              <w:fldChar w:fldCharType="separate"/>
            </w:r>
            <w:r w:rsidR="002E3CB9">
              <w:rPr>
                <w:noProof/>
                <w:webHidden/>
              </w:rPr>
              <w:t>5</w:t>
            </w:r>
            <w:r w:rsidR="002E3CB9">
              <w:rPr>
                <w:noProof/>
                <w:webHidden/>
              </w:rPr>
              <w:fldChar w:fldCharType="end"/>
            </w:r>
          </w:hyperlink>
        </w:p>
        <w:p w14:paraId="1146C13F" w14:textId="62564E46" w:rsidR="002E3CB9" w:rsidRDefault="00000000">
          <w:pPr>
            <w:pStyle w:val="TOC3"/>
            <w:tabs>
              <w:tab w:val="right" w:leader="dot" w:pos="9350"/>
            </w:tabs>
            <w:rPr>
              <w:rFonts w:eastAsiaTheme="minorEastAsia"/>
              <w:noProof/>
            </w:rPr>
          </w:pPr>
          <w:hyperlink w:anchor="_Toc156825299" w:history="1">
            <w:r w:rsidR="002E3CB9" w:rsidRPr="002C7ACA">
              <w:rPr>
                <w:rStyle w:val="Hyperlink"/>
                <w:noProof/>
              </w:rPr>
              <w:t>Network Transport</w:t>
            </w:r>
            <w:r w:rsidR="002E3CB9">
              <w:rPr>
                <w:noProof/>
                <w:webHidden/>
              </w:rPr>
              <w:tab/>
            </w:r>
            <w:r w:rsidR="002E3CB9">
              <w:rPr>
                <w:noProof/>
                <w:webHidden/>
              </w:rPr>
              <w:fldChar w:fldCharType="begin"/>
            </w:r>
            <w:r w:rsidR="002E3CB9">
              <w:rPr>
                <w:noProof/>
                <w:webHidden/>
              </w:rPr>
              <w:instrText xml:space="preserve"> PAGEREF _Toc156825299 \h </w:instrText>
            </w:r>
            <w:r w:rsidR="002E3CB9">
              <w:rPr>
                <w:noProof/>
                <w:webHidden/>
              </w:rPr>
            </w:r>
            <w:r w:rsidR="002E3CB9">
              <w:rPr>
                <w:noProof/>
                <w:webHidden/>
              </w:rPr>
              <w:fldChar w:fldCharType="separate"/>
            </w:r>
            <w:r w:rsidR="002E3CB9">
              <w:rPr>
                <w:noProof/>
                <w:webHidden/>
              </w:rPr>
              <w:t>5</w:t>
            </w:r>
            <w:r w:rsidR="002E3CB9">
              <w:rPr>
                <w:noProof/>
                <w:webHidden/>
              </w:rPr>
              <w:fldChar w:fldCharType="end"/>
            </w:r>
          </w:hyperlink>
        </w:p>
        <w:p w14:paraId="62703BAB" w14:textId="006A1F2A" w:rsidR="002E3CB9" w:rsidRDefault="00000000">
          <w:pPr>
            <w:pStyle w:val="TOC3"/>
            <w:tabs>
              <w:tab w:val="right" w:leader="dot" w:pos="9350"/>
            </w:tabs>
            <w:rPr>
              <w:rFonts w:eastAsiaTheme="minorEastAsia"/>
              <w:noProof/>
            </w:rPr>
          </w:pPr>
          <w:hyperlink w:anchor="_Toc156825300" w:history="1">
            <w:r w:rsidR="002E3CB9" w:rsidRPr="002C7ACA">
              <w:rPr>
                <w:rStyle w:val="Hyperlink"/>
                <w:noProof/>
              </w:rPr>
              <w:t>Network Prefabs List</w:t>
            </w:r>
            <w:r w:rsidR="002E3CB9">
              <w:rPr>
                <w:noProof/>
                <w:webHidden/>
              </w:rPr>
              <w:tab/>
            </w:r>
            <w:r w:rsidR="002E3CB9">
              <w:rPr>
                <w:noProof/>
                <w:webHidden/>
              </w:rPr>
              <w:fldChar w:fldCharType="begin"/>
            </w:r>
            <w:r w:rsidR="002E3CB9">
              <w:rPr>
                <w:noProof/>
                <w:webHidden/>
              </w:rPr>
              <w:instrText xml:space="preserve"> PAGEREF _Toc156825300 \h </w:instrText>
            </w:r>
            <w:r w:rsidR="002E3CB9">
              <w:rPr>
                <w:noProof/>
                <w:webHidden/>
              </w:rPr>
            </w:r>
            <w:r w:rsidR="002E3CB9">
              <w:rPr>
                <w:noProof/>
                <w:webHidden/>
              </w:rPr>
              <w:fldChar w:fldCharType="separate"/>
            </w:r>
            <w:r w:rsidR="002E3CB9">
              <w:rPr>
                <w:noProof/>
                <w:webHidden/>
              </w:rPr>
              <w:t>6</w:t>
            </w:r>
            <w:r w:rsidR="002E3CB9">
              <w:rPr>
                <w:noProof/>
                <w:webHidden/>
              </w:rPr>
              <w:fldChar w:fldCharType="end"/>
            </w:r>
          </w:hyperlink>
        </w:p>
        <w:p w14:paraId="06ADE84A" w14:textId="635BD279" w:rsidR="002E3CB9" w:rsidRDefault="00000000">
          <w:pPr>
            <w:pStyle w:val="TOC2"/>
            <w:rPr>
              <w:rFonts w:eastAsiaTheme="minorEastAsia"/>
              <w:noProof/>
            </w:rPr>
          </w:pPr>
          <w:hyperlink w:anchor="_Toc156825301" w:history="1">
            <w:r w:rsidR="002E3CB9" w:rsidRPr="002C7ACA">
              <w:rPr>
                <w:rStyle w:val="Hyperlink"/>
                <w:noProof/>
              </w:rPr>
              <w:t>Network Objects: Creating Player object</w:t>
            </w:r>
            <w:r w:rsidR="002E3CB9">
              <w:rPr>
                <w:noProof/>
                <w:webHidden/>
              </w:rPr>
              <w:tab/>
            </w:r>
            <w:r w:rsidR="002E3CB9">
              <w:rPr>
                <w:noProof/>
                <w:webHidden/>
              </w:rPr>
              <w:fldChar w:fldCharType="begin"/>
            </w:r>
            <w:r w:rsidR="002E3CB9">
              <w:rPr>
                <w:noProof/>
                <w:webHidden/>
              </w:rPr>
              <w:instrText xml:space="preserve"> PAGEREF _Toc156825301 \h </w:instrText>
            </w:r>
            <w:r w:rsidR="002E3CB9">
              <w:rPr>
                <w:noProof/>
                <w:webHidden/>
              </w:rPr>
            </w:r>
            <w:r w:rsidR="002E3CB9">
              <w:rPr>
                <w:noProof/>
                <w:webHidden/>
              </w:rPr>
              <w:fldChar w:fldCharType="separate"/>
            </w:r>
            <w:r w:rsidR="002E3CB9">
              <w:rPr>
                <w:noProof/>
                <w:webHidden/>
              </w:rPr>
              <w:t>7</w:t>
            </w:r>
            <w:r w:rsidR="002E3CB9">
              <w:rPr>
                <w:noProof/>
                <w:webHidden/>
              </w:rPr>
              <w:fldChar w:fldCharType="end"/>
            </w:r>
          </w:hyperlink>
        </w:p>
        <w:p w14:paraId="58B51834" w14:textId="5B4199A5" w:rsidR="002E3CB9" w:rsidRDefault="00000000">
          <w:pPr>
            <w:pStyle w:val="TOC3"/>
            <w:tabs>
              <w:tab w:val="right" w:leader="dot" w:pos="9350"/>
            </w:tabs>
            <w:rPr>
              <w:rFonts w:eastAsiaTheme="minorEastAsia"/>
              <w:noProof/>
            </w:rPr>
          </w:pPr>
          <w:hyperlink w:anchor="_Toc156825302" w:history="1">
            <w:r w:rsidR="002E3CB9" w:rsidRPr="002C7ACA">
              <w:rPr>
                <w:rStyle w:val="Hyperlink"/>
                <w:noProof/>
              </w:rPr>
              <w:t>Network Object Component</w:t>
            </w:r>
            <w:r w:rsidR="002E3CB9">
              <w:rPr>
                <w:noProof/>
                <w:webHidden/>
              </w:rPr>
              <w:tab/>
            </w:r>
            <w:r w:rsidR="002E3CB9">
              <w:rPr>
                <w:noProof/>
                <w:webHidden/>
              </w:rPr>
              <w:fldChar w:fldCharType="begin"/>
            </w:r>
            <w:r w:rsidR="002E3CB9">
              <w:rPr>
                <w:noProof/>
                <w:webHidden/>
              </w:rPr>
              <w:instrText xml:space="preserve"> PAGEREF _Toc156825302 \h </w:instrText>
            </w:r>
            <w:r w:rsidR="002E3CB9">
              <w:rPr>
                <w:noProof/>
                <w:webHidden/>
              </w:rPr>
            </w:r>
            <w:r w:rsidR="002E3CB9">
              <w:rPr>
                <w:noProof/>
                <w:webHidden/>
              </w:rPr>
              <w:fldChar w:fldCharType="separate"/>
            </w:r>
            <w:r w:rsidR="002E3CB9">
              <w:rPr>
                <w:noProof/>
                <w:webHidden/>
              </w:rPr>
              <w:t>7</w:t>
            </w:r>
            <w:r w:rsidR="002E3CB9">
              <w:rPr>
                <w:noProof/>
                <w:webHidden/>
              </w:rPr>
              <w:fldChar w:fldCharType="end"/>
            </w:r>
          </w:hyperlink>
        </w:p>
        <w:p w14:paraId="366E5B02" w14:textId="5E108332" w:rsidR="002E3CB9" w:rsidRDefault="00000000">
          <w:pPr>
            <w:pStyle w:val="TOC3"/>
            <w:tabs>
              <w:tab w:val="right" w:leader="dot" w:pos="9350"/>
            </w:tabs>
            <w:rPr>
              <w:rFonts w:eastAsiaTheme="minorEastAsia"/>
              <w:noProof/>
            </w:rPr>
          </w:pPr>
          <w:hyperlink w:anchor="_Toc156825303" w:history="1">
            <w:r w:rsidR="002E3CB9" w:rsidRPr="002C7ACA">
              <w:rPr>
                <w:rStyle w:val="Hyperlink"/>
                <w:noProof/>
              </w:rPr>
              <w:t>Network Transform</w:t>
            </w:r>
            <w:r w:rsidR="002E3CB9">
              <w:rPr>
                <w:noProof/>
                <w:webHidden/>
              </w:rPr>
              <w:tab/>
            </w:r>
            <w:r w:rsidR="002E3CB9">
              <w:rPr>
                <w:noProof/>
                <w:webHidden/>
              </w:rPr>
              <w:fldChar w:fldCharType="begin"/>
            </w:r>
            <w:r w:rsidR="002E3CB9">
              <w:rPr>
                <w:noProof/>
                <w:webHidden/>
              </w:rPr>
              <w:instrText xml:space="preserve"> PAGEREF _Toc156825303 \h </w:instrText>
            </w:r>
            <w:r w:rsidR="002E3CB9">
              <w:rPr>
                <w:noProof/>
                <w:webHidden/>
              </w:rPr>
            </w:r>
            <w:r w:rsidR="002E3CB9">
              <w:rPr>
                <w:noProof/>
                <w:webHidden/>
              </w:rPr>
              <w:fldChar w:fldCharType="separate"/>
            </w:r>
            <w:r w:rsidR="002E3CB9">
              <w:rPr>
                <w:noProof/>
                <w:webHidden/>
              </w:rPr>
              <w:t>8</w:t>
            </w:r>
            <w:r w:rsidR="002E3CB9">
              <w:rPr>
                <w:noProof/>
                <w:webHidden/>
              </w:rPr>
              <w:fldChar w:fldCharType="end"/>
            </w:r>
          </w:hyperlink>
        </w:p>
        <w:p w14:paraId="42A62695" w14:textId="04A06278" w:rsidR="002E3CB9" w:rsidRDefault="00000000">
          <w:pPr>
            <w:pStyle w:val="TOC3"/>
            <w:tabs>
              <w:tab w:val="right" w:leader="dot" w:pos="9350"/>
            </w:tabs>
            <w:rPr>
              <w:rFonts w:eastAsiaTheme="minorEastAsia"/>
              <w:noProof/>
            </w:rPr>
          </w:pPr>
          <w:hyperlink w:anchor="_Toc156825304" w:history="1">
            <w:r w:rsidR="002E3CB9" w:rsidRPr="002C7ACA">
              <w:rPr>
                <w:rStyle w:val="Hyperlink"/>
                <w:noProof/>
              </w:rPr>
              <w:t>Test it out!</w:t>
            </w:r>
            <w:r w:rsidR="002E3CB9">
              <w:rPr>
                <w:noProof/>
                <w:webHidden/>
              </w:rPr>
              <w:tab/>
            </w:r>
            <w:r w:rsidR="002E3CB9">
              <w:rPr>
                <w:noProof/>
                <w:webHidden/>
              </w:rPr>
              <w:fldChar w:fldCharType="begin"/>
            </w:r>
            <w:r w:rsidR="002E3CB9">
              <w:rPr>
                <w:noProof/>
                <w:webHidden/>
              </w:rPr>
              <w:instrText xml:space="preserve"> PAGEREF _Toc156825304 \h </w:instrText>
            </w:r>
            <w:r w:rsidR="002E3CB9">
              <w:rPr>
                <w:noProof/>
                <w:webHidden/>
              </w:rPr>
            </w:r>
            <w:r w:rsidR="002E3CB9">
              <w:rPr>
                <w:noProof/>
                <w:webHidden/>
              </w:rPr>
              <w:fldChar w:fldCharType="separate"/>
            </w:r>
            <w:r w:rsidR="002E3CB9">
              <w:rPr>
                <w:noProof/>
                <w:webHidden/>
              </w:rPr>
              <w:t>9</w:t>
            </w:r>
            <w:r w:rsidR="002E3CB9">
              <w:rPr>
                <w:noProof/>
                <w:webHidden/>
              </w:rPr>
              <w:fldChar w:fldCharType="end"/>
            </w:r>
          </w:hyperlink>
        </w:p>
        <w:p w14:paraId="7B22E736" w14:textId="1D34BCF4" w:rsidR="002E3CB9" w:rsidRDefault="00000000">
          <w:pPr>
            <w:pStyle w:val="TOC2"/>
            <w:rPr>
              <w:rFonts w:eastAsiaTheme="minorEastAsia"/>
              <w:noProof/>
            </w:rPr>
          </w:pPr>
          <w:hyperlink w:anchor="_Toc156825305" w:history="1">
            <w:r w:rsidR="002E3CB9" w:rsidRPr="002C7ACA">
              <w:rPr>
                <w:rStyle w:val="Hyperlink"/>
                <w:noProof/>
              </w:rPr>
              <w:t>Connecting to Server/Host</w:t>
            </w:r>
            <w:r w:rsidR="002E3CB9">
              <w:rPr>
                <w:noProof/>
                <w:webHidden/>
              </w:rPr>
              <w:tab/>
            </w:r>
            <w:r w:rsidR="002E3CB9">
              <w:rPr>
                <w:noProof/>
                <w:webHidden/>
              </w:rPr>
              <w:fldChar w:fldCharType="begin"/>
            </w:r>
            <w:r w:rsidR="002E3CB9">
              <w:rPr>
                <w:noProof/>
                <w:webHidden/>
              </w:rPr>
              <w:instrText xml:space="preserve"> PAGEREF _Toc156825305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050CEE98" w14:textId="5D2B9812" w:rsidR="002E3CB9" w:rsidRDefault="00000000">
          <w:pPr>
            <w:pStyle w:val="TOC3"/>
            <w:tabs>
              <w:tab w:val="right" w:leader="dot" w:pos="9350"/>
            </w:tabs>
            <w:rPr>
              <w:rFonts w:eastAsiaTheme="minorEastAsia"/>
              <w:noProof/>
            </w:rPr>
          </w:pPr>
          <w:hyperlink w:anchor="_Toc156825306" w:history="1">
            <w:r w:rsidR="002E3CB9" w:rsidRPr="002C7ACA">
              <w:rPr>
                <w:rStyle w:val="Hyperlink"/>
                <w:noProof/>
              </w:rPr>
              <w:t>Testing Multiple Screens</w:t>
            </w:r>
            <w:r w:rsidR="002E3CB9">
              <w:rPr>
                <w:noProof/>
                <w:webHidden/>
              </w:rPr>
              <w:tab/>
            </w:r>
            <w:r w:rsidR="002E3CB9">
              <w:rPr>
                <w:noProof/>
                <w:webHidden/>
              </w:rPr>
              <w:fldChar w:fldCharType="begin"/>
            </w:r>
            <w:r w:rsidR="002E3CB9">
              <w:rPr>
                <w:noProof/>
                <w:webHidden/>
              </w:rPr>
              <w:instrText xml:space="preserve"> PAGEREF _Toc156825306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5C29E6F4" w14:textId="52F8C523" w:rsidR="002E3CB9" w:rsidRDefault="00000000">
          <w:pPr>
            <w:pStyle w:val="TOC3"/>
            <w:tabs>
              <w:tab w:val="right" w:leader="dot" w:pos="9350"/>
            </w:tabs>
            <w:rPr>
              <w:rFonts w:eastAsiaTheme="minorEastAsia"/>
              <w:noProof/>
            </w:rPr>
          </w:pPr>
          <w:hyperlink w:anchor="_Toc156825307" w:history="1">
            <w:r w:rsidR="002E3CB9" w:rsidRPr="002C7ACA">
              <w:rPr>
                <w:rStyle w:val="Hyperlink"/>
                <w:noProof/>
              </w:rPr>
              <w:t>Connecting</w:t>
            </w:r>
            <w:r w:rsidR="002E3CB9">
              <w:rPr>
                <w:noProof/>
                <w:webHidden/>
              </w:rPr>
              <w:tab/>
            </w:r>
            <w:r w:rsidR="002E3CB9">
              <w:rPr>
                <w:noProof/>
                <w:webHidden/>
              </w:rPr>
              <w:fldChar w:fldCharType="begin"/>
            </w:r>
            <w:r w:rsidR="002E3CB9">
              <w:rPr>
                <w:noProof/>
                <w:webHidden/>
              </w:rPr>
              <w:instrText xml:space="preserve"> PAGEREF _Toc156825307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4E8DFF26" w14:textId="6A6C18E0" w:rsidR="002E3CB9" w:rsidRDefault="00000000">
          <w:pPr>
            <w:pStyle w:val="TOC3"/>
            <w:tabs>
              <w:tab w:val="right" w:leader="dot" w:pos="9350"/>
            </w:tabs>
            <w:rPr>
              <w:rFonts w:eastAsiaTheme="minorEastAsia"/>
              <w:noProof/>
            </w:rPr>
          </w:pPr>
          <w:hyperlink w:anchor="_Toc156825308" w:history="1">
            <w:r w:rsidR="002E3CB9" w:rsidRPr="002C7ACA">
              <w:rPr>
                <w:rStyle w:val="Hyperlink"/>
                <w:noProof/>
              </w:rPr>
              <w:t>Variables and Awake:</w:t>
            </w:r>
            <w:r w:rsidR="002E3CB9">
              <w:rPr>
                <w:noProof/>
                <w:webHidden/>
              </w:rPr>
              <w:tab/>
            </w:r>
            <w:r w:rsidR="002E3CB9">
              <w:rPr>
                <w:noProof/>
                <w:webHidden/>
              </w:rPr>
              <w:fldChar w:fldCharType="begin"/>
            </w:r>
            <w:r w:rsidR="002E3CB9">
              <w:rPr>
                <w:noProof/>
                <w:webHidden/>
              </w:rPr>
              <w:instrText xml:space="preserve"> PAGEREF _Toc156825308 \h </w:instrText>
            </w:r>
            <w:r w:rsidR="002E3CB9">
              <w:rPr>
                <w:noProof/>
                <w:webHidden/>
              </w:rPr>
            </w:r>
            <w:r w:rsidR="002E3CB9">
              <w:rPr>
                <w:noProof/>
                <w:webHidden/>
              </w:rPr>
              <w:fldChar w:fldCharType="separate"/>
            </w:r>
            <w:r w:rsidR="002E3CB9">
              <w:rPr>
                <w:noProof/>
                <w:webHidden/>
              </w:rPr>
              <w:t>11</w:t>
            </w:r>
            <w:r w:rsidR="002E3CB9">
              <w:rPr>
                <w:noProof/>
                <w:webHidden/>
              </w:rPr>
              <w:fldChar w:fldCharType="end"/>
            </w:r>
          </w:hyperlink>
        </w:p>
        <w:p w14:paraId="38822CD9" w14:textId="285229E7" w:rsidR="002E3CB9" w:rsidRDefault="00000000">
          <w:pPr>
            <w:pStyle w:val="TOC3"/>
            <w:tabs>
              <w:tab w:val="right" w:leader="dot" w:pos="9350"/>
            </w:tabs>
            <w:rPr>
              <w:rFonts w:eastAsiaTheme="minorEastAsia"/>
              <w:noProof/>
            </w:rPr>
          </w:pPr>
          <w:hyperlink w:anchor="_Toc156825309" w:history="1">
            <w:r w:rsidR="002E3CB9" w:rsidRPr="002C7ACA">
              <w:rPr>
                <w:rStyle w:val="Hyperlink"/>
                <w:noProof/>
              </w:rPr>
              <w:t>Testing</w:t>
            </w:r>
            <w:r w:rsidR="002E3CB9">
              <w:rPr>
                <w:noProof/>
                <w:webHidden/>
              </w:rPr>
              <w:tab/>
            </w:r>
            <w:r w:rsidR="002E3CB9">
              <w:rPr>
                <w:noProof/>
                <w:webHidden/>
              </w:rPr>
              <w:fldChar w:fldCharType="begin"/>
            </w:r>
            <w:r w:rsidR="002E3CB9">
              <w:rPr>
                <w:noProof/>
                <w:webHidden/>
              </w:rPr>
              <w:instrText xml:space="preserve"> PAGEREF _Toc156825309 \h </w:instrText>
            </w:r>
            <w:r w:rsidR="002E3CB9">
              <w:rPr>
                <w:noProof/>
                <w:webHidden/>
              </w:rPr>
            </w:r>
            <w:r w:rsidR="002E3CB9">
              <w:rPr>
                <w:noProof/>
                <w:webHidden/>
              </w:rPr>
              <w:fldChar w:fldCharType="separate"/>
            </w:r>
            <w:r w:rsidR="002E3CB9">
              <w:rPr>
                <w:noProof/>
                <w:webHidden/>
              </w:rPr>
              <w:t>13</w:t>
            </w:r>
            <w:r w:rsidR="002E3CB9">
              <w:rPr>
                <w:noProof/>
                <w:webHidden/>
              </w:rPr>
              <w:fldChar w:fldCharType="end"/>
            </w:r>
          </w:hyperlink>
        </w:p>
        <w:p w14:paraId="74FF44B7" w14:textId="57EB2945" w:rsidR="002E3CB9" w:rsidRDefault="00000000">
          <w:pPr>
            <w:pStyle w:val="TOC1"/>
            <w:tabs>
              <w:tab w:val="right" w:leader="dot" w:pos="9350"/>
            </w:tabs>
            <w:rPr>
              <w:rFonts w:eastAsiaTheme="minorEastAsia"/>
              <w:noProof/>
            </w:rPr>
          </w:pPr>
          <w:hyperlink w:anchor="_Toc156825310" w:history="1">
            <w:r w:rsidR="002E3CB9" w:rsidRPr="002C7ACA">
              <w:rPr>
                <w:rStyle w:val="Hyperlink"/>
                <w:noProof/>
              </w:rPr>
              <w:t>Changes to Scripting</w:t>
            </w:r>
            <w:r w:rsidR="002E3CB9">
              <w:rPr>
                <w:noProof/>
                <w:webHidden/>
              </w:rPr>
              <w:tab/>
            </w:r>
            <w:r w:rsidR="002E3CB9">
              <w:rPr>
                <w:noProof/>
                <w:webHidden/>
              </w:rPr>
              <w:fldChar w:fldCharType="begin"/>
            </w:r>
            <w:r w:rsidR="002E3CB9">
              <w:rPr>
                <w:noProof/>
                <w:webHidden/>
              </w:rPr>
              <w:instrText xml:space="preserve"> PAGEREF _Toc156825310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7FFC100C" w14:textId="037E9989" w:rsidR="002E3CB9" w:rsidRDefault="00000000">
          <w:pPr>
            <w:pStyle w:val="TOC2"/>
            <w:rPr>
              <w:rFonts w:eastAsiaTheme="minorEastAsia"/>
              <w:noProof/>
            </w:rPr>
          </w:pPr>
          <w:hyperlink w:anchor="_Toc156825311" w:history="1">
            <w:r w:rsidR="002E3CB9" w:rsidRPr="002C7ACA">
              <w:rPr>
                <w:rStyle w:val="Hyperlink"/>
                <w:noProof/>
              </w:rPr>
              <w:t>NetworkBehavior</w:t>
            </w:r>
            <w:r w:rsidR="002E3CB9">
              <w:rPr>
                <w:noProof/>
                <w:webHidden/>
              </w:rPr>
              <w:tab/>
            </w:r>
            <w:r w:rsidR="002E3CB9">
              <w:rPr>
                <w:noProof/>
                <w:webHidden/>
              </w:rPr>
              <w:fldChar w:fldCharType="begin"/>
            </w:r>
            <w:r w:rsidR="002E3CB9">
              <w:rPr>
                <w:noProof/>
                <w:webHidden/>
              </w:rPr>
              <w:instrText xml:space="preserve"> PAGEREF _Toc156825311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04008809" w14:textId="1CF1FB3B" w:rsidR="002E3CB9" w:rsidRDefault="00000000">
          <w:pPr>
            <w:pStyle w:val="TOC3"/>
            <w:tabs>
              <w:tab w:val="right" w:leader="dot" w:pos="9350"/>
            </w:tabs>
            <w:rPr>
              <w:rFonts w:eastAsiaTheme="minorEastAsia"/>
              <w:noProof/>
            </w:rPr>
          </w:pPr>
          <w:hyperlink w:anchor="_Toc156825312" w:history="1">
            <w:r w:rsidR="002E3CB9" w:rsidRPr="002C7ACA">
              <w:rPr>
                <w:rStyle w:val="Hyperlink"/>
                <w:noProof/>
              </w:rPr>
              <w:t>Useful Functions/Variables</w:t>
            </w:r>
            <w:r w:rsidR="002E3CB9">
              <w:rPr>
                <w:noProof/>
                <w:webHidden/>
              </w:rPr>
              <w:tab/>
            </w:r>
            <w:r w:rsidR="002E3CB9">
              <w:rPr>
                <w:noProof/>
                <w:webHidden/>
              </w:rPr>
              <w:fldChar w:fldCharType="begin"/>
            </w:r>
            <w:r w:rsidR="002E3CB9">
              <w:rPr>
                <w:noProof/>
                <w:webHidden/>
              </w:rPr>
              <w:instrText xml:space="preserve"> PAGEREF _Toc156825312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236F757F" w14:textId="1F87463D" w:rsidR="002E3CB9" w:rsidRDefault="00000000">
          <w:pPr>
            <w:pStyle w:val="TOC3"/>
            <w:tabs>
              <w:tab w:val="right" w:leader="dot" w:pos="9350"/>
            </w:tabs>
            <w:rPr>
              <w:rFonts w:eastAsiaTheme="minorEastAsia"/>
              <w:noProof/>
            </w:rPr>
          </w:pPr>
          <w:hyperlink w:anchor="_Toc156825313" w:history="1">
            <w:r w:rsidR="002E3CB9" w:rsidRPr="002C7ACA">
              <w:rPr>
                <w:rStyle w:val="Hyperlink"/>
                <w:noProof/>
              </w:rPr>
              <w:t>Useful Methods</w:t>
            </w:r>
            <w:r w:rsidR="002E3CB9">
              <w:rPr>
                <w:noProof/>
                <w:webHidden/>
              </w:rPr>
              <w:tab/>
            </w:r>
            <w:r w:rsidR="002E3CB9">
              <w:rPr>
                <w:noProof/>
                <w:webHidden/>
              </w:rPr>
              <w:fldChar w:fldCharType="begin"/>
            </w:r>
            <w:r w:rsidR="002E3CB9">
              <w:rPr>
                <w:noProof/>
                <w:webHidden/>
              </w:rPr>
              <w:instrText xml:space="preserve"> PAGEREF _Toc156825313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05FB53C5" w14:textId="0CDAC9D9" w:rsidR="002E3CB9" w:rsidRDefault="00000000">
          <w:pPr>
            <w:pStyle w:val="TOC2"/>
            <w:rPr>
              <w:rFonts w:eastAsiaTheme="minorEastAsia"/>
              <w:noProof/>
            </w:rPr>
          </w:pPr>
          <w:hyperlink w:anchor="_Toc156825314" w:history="1">
            <w:r w:rsidR="002E3CB9" w:rsidRPr="002C7ACA">
              <w:rPr>
                <w:rStyle w:val="Hyperlink"/>
                <w:noProof/>
              </w:rPr>
              <w:t>Camera</w:t>
            </w:r>
            <w:r w:rsidR="002E3CB9">
              <w:rPr>
                <w:noProof/>
                <w:webHidden/>
              </w:rPr>
              <w:tab/>
            </w:r>
            <w:r w:rsidR="002E3CB9">
              <w:rPr>
                <w:noProof/>
                <w:webHidden/>
              </w:rPr>
              <w:fldChar w:fldCharType="begin"/>
            </w:r>
            <w:r w:rsidR="002E3CB9">
              <w:rPr>
                <w:noProof/>
                <w:webHidden/>
              </w:rPr>
              <w:instrText xml:space="preserve"> PAGEREF _Toc156825314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15C95CC0" w14:textId="71593AC5" w:rsidR="002E3CB9" w:rsidRDefault="00000000">
          <w:pPr>
            <w:pStyle w:val="TOC2"/>
            <w:rPr>
              <w:rFonts w:eastAsiaTheme="minorEastAsia"/>
              <w:noProof/>
            </w:rPr>
          </w:pPr>
          <w:hyperlink w:anchor="_Toc156825315" w:history="1">
            <w:r w:rsidR="002E3CB9" w:rsidRPr="002C7ACA">
              <w:rPr>
                <w:rStyle w:val="Hyperlink"/>
                <w:noProof/>
              </w:rPr>
              <w:t>Movement itself</w:t>
            </w:r>
            <w:r w:rsidR="002E3CB9">
              <w:rPr>
                <w:noProof/>
                <w:webHidden/>
              </w:rPr>
              <w:tab/>
            </w:r>
            <w:r w:rsidR="002E3CB9">
              <w:rPr>
                <w:noProof/>
                <w:webHidden/>
              </w:rPr>
              <w:fldChar w:fldCharType="begin"/>
            </w:r>
            <w:r w:rsidR="002E3CB9">
              <w:rPr>
                <w:noProof/>
                <w:webHidden/>
              </w:rPr>
              <w:instrText xml:space="preserve"> PAGEREF _Toc156825315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68F7DD5B" w14:textId="252FE9E1" w:rsidR="002E3CB9" w:rsidRDefault="00000000">
          <w:pPr>
            <w:pStyle w:val="TOC3"/>
            <w:tabs>
              <w:tab w:val="right" w:leader="dot" w:pos="9350"/>
            </w:tabs>
            <w:rPr>
              <w:rFonts w:eastAsiaTheme="minorEastAsia"/>
              <w:noProof/>
            </w:rPr>
          </w:pPr>
          <w:hyperlink w:anchor="_Toc156825316" w:history="1">
            <w:r w:rsidR="002E3CB9" w:rsidRPr="002C7ACA">
              <w:rPr>
                <w:rStyle w:val="Hyperlink"/>
                <w:noProof/>
              </w:rPr>
              <w:t>Client vs Server Authoritative network Transform</w:t>
            </w:r>
            <w:r w:rsidR="002E3CB9">
              <w:rPr>
                <w:noProof/>
                <w:webHidden/>
              </w:rPr>
              <w:tab/>
            </w:r>
            <w:r w:rsidR="002E3CB9">
              <w:rPr>
                <w:noProof/>
                <w:webHidden/>
              </w:rPr>
              <w:fldChar w:fldCharType="begin"/>
            </w:r>
            <w:r w:rsidR="002E3CB9">
              <w:rPr>
                <w:noProof/>
                <w:webHidden/>
              </w:rPr>
              <w:instrText xml:space="preserve"> PAGEREF _Toc156825316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07F3E153" w14:textId="650D2D72" w:rsidR="002E3CB9" w:rsidRDefault="00000000">
          <w:pPr>
            <w:pStyle w:val="TOC1"/>
            <w:tabs>
              <w:tab w:val="right" w:leader="dot" w:pos="9350"/>
            </w:tabs>
            <w:rPr>
              <w:rFonts w:eastAsiaTheme="minorEastAsia"/>
              <w:noProof/>
            </w:rPr>
          </w:pPr>
          <w:hyperlink w:anchor="_Toc156825317" w:history="1">
            <w:r w:rsidR="002E3CB9" w:rsidRPr="002C7ACA">
              <w:rPr>
                <w:rStyle w:val="Hyperlink"/>
                <w:noProof/>
              </w:rPr>
              <w:t>Object Creation</w:t>
            </w:r>
            <w:r w:rsidR="002E3CB9">
              <w:rPr>
                <w:noProof/>
                <w:webHidden/>
              </w:rPr>
              <w:tab/>
            </w:r>
            <w:r w:rsidR="002E3CB9">
              <w:rPr>
                <w:noProof/>
                <w:webHidden/>
              </w:rPr>
              <w:fldChar w:fldCharType="begin"/>
            </w:r>
            <w:r w:rsidR="002E3CB9">
              <w:rPr>
                <w:noProof/>
                <w:webHidden/>
              </w:rPr>
              <w:instrText xml:space="preserve"> PAGEREF _Toc156825317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3217EAE5" w14:textId="59DB43BD" w:rsidR="002E3CB9" w:rsidRDefault="00000000">
          <w:pPr>
            <w:pStyle w:val="TOC2"/>
            <w:rPr>
              <w:rFonts w:eastAsiaTheme="minorEastAsia"/>
              <w:noProof/>
            </w:rPr>
          </w:pPr>
          <w:hyperlink w:anchor="_Toc156825318" w:history="1">
            <w:r w:rsidR="002E3CB9" w:rsidRPr="002C7ACA">
              <w:rPr>
                <w:rStyle w:val="Hyperlink"/>
                <w:noProof/>
              </w:rPr>
              <w:t>Example Bullet</w:t>
            </w:r>
            <w:r w:rsidR="002E3CB9">
              <w:rPr>
                <w:noProof/>
                <w:webHidden/>
              </w:rPr>
              <w:tab/>
            </w:r>
            <w:r w:rsidR="002E3CB9">
              <w:rPr>
                <w:noProof/>
                <w:webHidden/>
              </w:rPr>
              <w:fldChar w:fldCharType="begin"/>
            </w:r>
            <w:r w:rsidR="002E3CB9">
              <w:rPr>
                <w:noProof/>
                <w:webHidden/>
              </w:rPr>
              <w:instrText xml:space="preserve"> PAGEREF _Toc156825318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5A9B2071" w14:textId="3A632978" w:rsidR="002E3CB9" w:rsidRDefault="00000000">
          <w:pPr>
            <w:pStyle w:val="TOC2"/>
            <w:rPr>
              <w:rFonts w:eastAsiaTheme="minorEastAsia"/>
              <w:noProof/>
            </w:rPr>
          </w:pPr>
          <w:hyperlink w:anchor="_Toc156825319" w:history="1">
            <w:r w:rsidR="002E3CB9" w:rsidRPr="002C7ACA">
              <w:rPr>
                <w:rStyle w:val="Hyperlink"/>
                <w:noProof/>
              </w:rPr>
              <w:t>Spawning</w:t>
            </w:r>
            <w:r w:rsidR="002E3CB9">
              <w:rPr>
                <w:noProof/>
                <w:webHidden/>
              </w:rPr>
              <w:tab/>
            </w:r>
            <w:r w:rsidR="002E3CB9">
              <w:rPr>
                <w:noProof/>
                <w:webHidden/>
              </w:rPr>
              <w:fldChar w:fldCharType="begin"/>
            </w:r>
            <w:r w:rsidR="002E3CB9">
              <w:rPr>
                <w:noProof/>
                <w:webHidden/>
              </w:rPr>
              <w:instrText xml:space="preserve"> PAGEREF _Toc156825319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0C38734F" w14:textId="682AFC9C" w:rsidR="002E3CB9" w:rsidRDefault="00000000">
          <w:pPr>
            <w:pStyle w:val="TOC2"/>
            <w:rPr>
              <w:rFonts w:eastAsiaTheme="minorEastAsia"/>
              <w:noProof/>
            </w:rPr>
          </w:pPr>
          <w:hyperlink w:anchor="_Toc156825320" w:history="1">
            <w:r w:rsidR="002E3CB9" w:rsidRPr="002C7ACA">
              <w:rPr>
                <w:rStyle w:val="Hyperlink"/>
                <w:noProof/>
              </w:rPr>
              <w:t>Remote Procedure Calls</w:t>
            </w:r>
            <w:r w:rsidR="002E3CB9">
              <w:rPr>
                <w:noProof/>
                <w:webHidden/>
              </w:rPr>
              <w:tab/>
            </w:r>
            <w:r w:rsidR="002E3CB9">
              <w:rPr>
                <w:noProof/>
                <w:webHidden/>
              </w:rPr>
              <w:fldChar w:fldCharType="begin"/>
            </w:r>
            <w:r w:rsidR="002E3CB9">
              <w:rPr>
                <w:noProof/>
                <w:webHidden/>
              </w:rPr>
              <w:instrText xml:space="preserve"> PAGEREF _Toc156825320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6CAC5285" w14:textId="6ED404CA" w:rsidR="002E3CB9" w:rsidRDefault="00000000">
          <w:pPr>
            <w:pStyle w:val="TOC2"/>
            <w:rPr>
              <w:rFonts w:eastAsiaTheme="minorEastAsia"/>
              <w:noProof/>
            </w:rPr>
          </w:pPr>
          <w:hyperlink w:anchor="_Toc156825321" w:history="1">
            <w:r w:rsidR="002E3CB9" w:rsidRPr="002C7ACA">
              <w:rPr>
                <w:rStyle w:val="Hyperlink"/>
                <w:noProof/>
              </w:rPr>
              <w:t>Pooling</w:t>
            </w:r>
            <w:r w:rsidR="002E3CB9">
              <w:rPr>
                <w:noProof/>
                <w:webHidden/>
              </w:rPr>
              <w:tab/>
            </w:r>
            <w:r w:rsidR="002E3CB9">
              <w:rPr>
                <w:noProof/>
                <w:webHidden/>
              </w:rPr>
              <w:fldChar w:fldCharType="begin"/>
            </w:r>
            <w:r w:rsidR="002E3CB9">
              <w:rPr>
                <w:noProof/>
                <w:webHidden/>
              </w:rPr>
              <w:instrText xml:space="preserve"> PAGEREF _Toc156825321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29E6BAB1" w14:textId="543C58EA" w:rsidR="002E3CB9" w:rsidRDefault="00000000">
          <w:pPr>
            <w:pStyle w:val="TOC1"/>
            <w:tabs>
              <w:tab w:val="right" w:leader="dot" w:pos="9350"/>
            </w:tabs>
            <w:rPr>
              <w:rFonts w:eastAsiaTheme="minorEastAsia"/>
              <w:noProof/>
            </w:rPr>
          </w:pPr>
          <w:hyperlink w:anchor="_Toc156825322" w:history="1">
            <w:r w:rsidR="002E3CB9" w:rsidRPr="002C7ACA">
              <w:rPr>
                <w:rStyle w:val="Hyperlink"/>
                <w:noProof/>
              </w:rPr>
              <w:t>Data Management</w:t>
            </w:r>
            <w:r w:rsidR="002E3CB9">
              <w:rPr>
                <w:noProof/>
                <w:webHidden/>
              </w:rPr>
              <w:tab/>
            </w:r>
            <w:r w:rsidR="002E3CB9">
              <w:rPr>
                <w:noProof/>
                <w:webHidden/>
              </w:rPr>
              <w:fldChar w:fldCharType="begin"/>
            </w:r>
            <w:r w:rsidR="002E3CB9">
              <w:rPr>
                <w:noProof/>
                <w:webHidden/>
              </w:rPr>
              <w:instrText xml:space="preserve"> PAGEREF _Toc156825322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1394F43E" w14:textId="45F74950" w:rsidR="002E3CB9" w:rsidRDefault="00000000">
          <w:pPr>
            <w:pStyle w:val="TOC2"/>
            <w:rPr>
              <w:rFonts w:eastAsiaTheme="minorEastAsia"/>
              <w:noProof/>
            </w:rPr>
          </w:pPr>
          <w:hyperlink w:anchor="_Toc156825323" w:history="1">
            <w:r w:rsidR="002E3CB9" w:rsidRPr="002C7ACA">
              <w:rPr>
                <w:rStyle w:val="Hyperlink"/>
                <w:noProof/>
              </w:rPr>
              <w:t>Network Variables</w:t>
            </w:r>
            <w:r w:rsidR="002E3CB9">
              <w:rPr>
                <w:noProof/>
                <w:webHidden/>
              </w:rPr>
              <w:tab/>
            </w:r>
            <w:r w:rsidR="002E3CB9">
              <w:rPr>
                <w:noProof/>
                <w:webHidden/>
              </w:rPr>
              <w:fldChar w:fldCharType="begin"/>
            </w:r>
            <w:r w:rsidR="002E3CB9">
              <w:rPr>
                <w:noProof/>
                <w:webHidden/>
              </w:rPr>
              <w:instrText xml:space="preserve"> PAGEREF _Toc156825323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6AC18F3E" w14:textId="546A9D21" w:rsidR="00696EB1" w:rsidRDefault="00696EB1" w:rsidP="00696EB1">
          <w:r>
            <w:rPr>
              <w:b/>
              <w:bCs/>
              <w:noProof/>
            </w:rPr>
            <w:fldChar w:fldCharType="end"/>
          </w:r>
        </w:p>
      </w:sdtContent>
    </w:sdt>
    <w:p w14:paraId="205552ED" w14:textId="3A1CFDD9" w:rsidR="00696EB1" w:rsidRPr="00F54FFB" w:rsidRDefault="0017315F" w:rsidP="00F54FFB">
      <w:pPr>
        <w:pStyle w:val="Heading1"/>
      </w:pPr>
      <w:bookmarkStart w:id="0" w:name="_Toc156825288"/>
      <w:r w:rsidRPr="00F54FFB">
        <w:t>Changelog</w:t>
      </w:r>
      <w:bookmarkEnd w:id="0"/>
    </w:p>
    <w:p w14:paraId="01917E1E" w14:textId="4C25918F" w:rsidR="0017315F" w:rsidRDefault="0017315F" w:rsidP="0003474A">
      <w:pPr>
        <w:pStyle w:val="Heading2"/>
      </w:pPr>
      <w:bookmarkStart w:id="1" w:name="_Toc156825289"/>
      <w:r>
        <w:t>2024-01-09 – Alvin Tran</w:t>
      </w:r>
      <w:bookmarkEnd w:id="1"/>
    </w:p>
    <w:p w14:paraId="41643EAD" w14:textId="1AE91181" w:rsidR="0017315F" w:rsidRPr="0017315F" w:rsidRDefault="0017315F" w:rsidP="0017315F">
      <w:pPr>
        <w:pStyle w:val="ListParagraph"/>
        <w:numPr>
          <w:ilvl w:val="0"/>
          <w:numId w:val="1"/>
        </w:numPr>
      </w:pPr>
      <w:r>
        <w:t xml:space="preserve">Created </w:t>
      </w:r>
    </w:p>
    <w:p w14:paraId="5FB47EC8" w14:textId="6A04369A" w:rsidR="00696EB1" w:rsidRDefault="00696EB1" w:rsidP="00F54FFB">
      <w:pPr>
        <w:pStyle w:val="Heading1"/>
      </w:pPr>
      <w:bookmarkStart w:id="2" w:name="_Toc156825290"/>
      <w:r>
        <w:t>Introduction</w:t>
      </w:r>
      <w:bookmarkEnd w:id="2"/>
    </w:p>
    <w:p w14:paraId="1FA8572B" w14:textId="00FE1828" w:rsidR="00FD6C66" w:rsidRDefault="00696EB1" w:rsidP="00696EB1">
      <w:r>
        <w:tab/>
        <w:t>Hi, this is Alvin Tran, previous student of CSE 528 Game Design at UofL. I took it during Spring 2023. My team and I developed an online multiplayer game using Unity’s packages for online and Dr. Dar-Jen Chang requested that we make a document such that other people in the class can follow lead.</w:t>
      </w:r>
      <w:ins w:id="3" w:author="Tran, Alvin" w:date="2024-01-19T11:10:00Z">
        <w:r w:rsidR="0017315F">
          <w:t xml:space="preserve"> </w:t>
        </w:r>
      </w:ins>
    </w:p>
    <w:p w14:paraId="4CEFA35B" w14:textId="72C27FF9" w:rsidR="001B462B" w:rsidRDefault="001B462B" w:rsidP="00696EB1">
      <w:r>
        <w:tab/>
        <w:t>Also I’m assuming you have a basic idea of using Unity and navigating it, I’ll just be telling  you what to add and where to look for things for most part.</w:t>
      </w:r>
      <w:r w:rsidR="00AB3C8A">
        <w:t xml:space="preserve"> </w:t>
      </w:r>
      <w:r w:rsidR="00AB3C8A">
        <w:rPr>
          <w:b/>
          <w:bCs/>
        </w:rPr>
        <w:t>This guide is more of a quickstart rather than a full tutorial</w:t>
      </w:r>
      <w:r w:rsidR="00AB3C8A">
        <w:t xml:space="preserve">. I’ll be glossing over a few cardinal principals to consider when making games. </w:t>
      </w:r>
    </w:p>
    <w:p w14:paraId="76707EC9" w14:textId="5410CD6C" w:rsidR="00F54FFB" w:rsidRPr="00AB3C8A" w:rsidRDefault="00F54FFB" w:rsidP="00696EB1">
      <w:r>
        <w:tab/>
        <w:t>Theres a TLDR at the end to find things as a QuickStart and throw in.</w:t>
      </w:r>
    </w:p>
    <w:p w14:paraId="336A136A" w14:textId="5B8C79D5" w:rsidR="00696EB1" w:rsidRDefault="00696EB1" w:rsidP="0003474A">
      <w:pPr>
        <w:pStyle w:val="Heading2"/>
      </w:pPr>
      <w:bookmarkStart w:id="4" w:name="_Toc156825291"/>
      <w:r>
        <w:t>Disclaimer and Resources</w:t>
      </w:r>
      <w:bookmarkEnd w:id="4"/>
    </w:p>
    <w:p w14:paraId="092D6699" w14:textId="54EA469D" w:rsidR="00696EB1" w:rsidRDefault="00696EB1" w:rsidP="00696EB1">
      <w:r>
        <w:tab/>
        <w:t>I am no proficient writer, not am I a good game developer. You can get an equal understanding following a multitude of different tutorials available online for this kind of stuff</w:t>
      </w:r>
      <w:r w:rsidR="00B764CE">
        <w:t>. I like the first link below.</w:t>
      </w:r>
    </w:p>
    <w:p w14:paraId="1932F3E0" w14:textId="3F817AE8" w:rsidR="0017315F" w:rsidRDefault="00000000" w:rsidP="0017315F">
      <w:pPr>
        <w:pStyle w:val="ListParagraph"/>
        <w:numPr>
          <w:ilvl w:val="0"/>
          <w:numId w:val="2"/>
        </w:numPr>
      </w:pPr>
      <w:hyperlink r:id="rId5" w:history="1">
        <w:r w:rsidR="0017315F" w:rsidRPr="006A4A09">
          <w:rPr>
            <w:rStyle w:val="Hyperlink"/>
          </w:rPr>
          <w:t>https://www.youtube.com/watch?v=3yuBOB3VrCk</w:t>
        </w:r>
      </w:hyperlink>
    </w:p>
    <w:p w14:paraId="2C6BF389" w14:textId="3916D0B6" w:rsidR="0017315F" w:rsidRDefault="0017315F" w:rsidP="0017315F">
      <w:pPr>
        <w:pStyle w:val="ListParagraph"/>
        <w:numPr>
          <w:ilvl w:val="1"/>
          <w:numId w:val="2"/>
        </w:numPr>
      </w:pPr>
      <w:r>
        <w:t>I would recommend this, it got me 99%</w:t>
      </w:r>
      <w:r w:rsidR="00B764CE">
        <w:t xml:space="preserve"> of the way, and is basically what this document is going over.</w:t>
      </w:r>
    </w:p>
    <w:p w14:paraId="31424BE6" w14:textId="26802DA7" w:rsidR="00FD6C66" w:rsidRDefault="00FD6C66" w:rsidP="00FD6C66">
      <w:pPr>
        <w:pStyle w:val="ListParagraph"/>
        <w:numPr>
          <w:ilvl w:val="0"/>
          <w:numId w:val="2"/>
        </w:numPr>
      </w:pPr>
      <w:r>
        <w:t xml:space="preserve">Our final submission </w:t>
      </w:r>
      <w:hyperlink r:id="rId6" w:history="1">
        <w:r w:rsidRPr="006A4A09">
          <w:rPr>
            <w:rStyle w:val="Hyperlink"/>
          </w:rPr>
          <w:t>https://github.com/ArcaneBow7258/CSE528_USPS</w:t>
        </w:r>
      </w:hyperlink>
    </w:p>
    <w:p w14:paraId="2E16E9B7" w14:textId="7C6584BA" w:rsidR="00FD6C66" w:rsidRDefault="00472297" w:rsidP="00FD6C66">
      <w:pPr>
        <w:pStyle w:val="ListParagraph"/>
        <w:numPr>
          <w:ilvl w:val="0"/>
          <w:numId w:val="2"/>
        </w:numPr>
      </w:pPr>
      <w:r>
        <w:t xml:space="preserve">Github for documentation: </w:t>
      </w:r>
      <w:r w:rsidR="00665426" w:rsidRPr="00665426">
        <w:t>https://github.com/ArcaneBow7258/uofl-gamedev-online-example</w:t>
      </w:r>
    </w:p>
    <w:p w14:paraId="05910512" w14:textId="10B51227" w:rsidR="0017315F" w:rsidRDefault="0017315F" w:rsidP="0003474A">
      <w:pPr>
        <w:pStyle w:val="Heading2"/>
      </w:pPr>
      <w:bookmarkStart w:id="5" w:name="_Toc156825292"/>
      <w:r>
        <w:t>Uncovered Topics:</w:t>
      </w:r>
      <w:bookmarkEnd w:id="5"/>
    </w:p>
    <w:p w14:paraId="6B0D7737" w14:textId="01FF551B" w:rsidR="0017315F" w:rsidRDefault="0017315F" w:rsidP="0017315F">
      <w:pPr>
        <w:pStyle w:val="ListParagraph"/>
        <w:numPr>
          <w:ilvl w:val="0"/>
          <w:numId w:val="3"/>
        </w:numPr>
      </w:pPr>
      <w:r>
        <w:t>Syncing Animation</w:t>
      </w:r>
    </w:p>
    <w:p w14:paraId="71374A68" w14:textId="5EC61D85" w:rsidR="00696EB1" w:rsidRDefault="003E29C7" w:rsidP="00696EB1">
      <w:pPr>
        <w:pStyle w:val="ListParagraph"/>
        <w:numPr>
          <w:ilvl w:val="0"/>
          <w:numId w:val="3"/>
        </w:numPr>
      </w:pPr>
      <w:r>
        <w:t>VOIP</w:t>
      </w:r>
    </w:p>
    <w:p w14:paraId="272CE8DB" w14:textId="11BED845" w:rsidR="00CA0C82" w:rsidRDefault="00CA0C82" w:rsidP="00696EB1">
      <w:pPr>
        <w:pStyle w:val="ListParagraph"/>
        <w:numPr>
          <w:ilvl w:val="0"/>
          <w:numId w:val="3"/>
        </w:numPr>
      </w:pPr>
      <w:r>
        <w:t>Changing Scenes (We never did this, good luck)</w:t>
      </w:r>
    </w:p>
    <w:p w14:paraId="0511CE38" w14:textId="0A14CA4E" w:rsidR="008D11DA" w:rsidRPr="00696EB1" w:rsidRDefault="008D11DA" w:rsidP="00696EB1">
      <w:pPr>
        <w:pStyle w:val="ListParagraph"/>
        <w:numPr>
          <w:ilvl w:val="0"/>
          <w:numId w:val="3"/>
        </w:numPr>
      </w:pPr>
      <w:r>
        <w:t>Connections without Unity (always online</w:t>
      </w:r>
      <w:r w:rsidR="006E057E">
        <w:t>, no local</w:t>
      </w:r>
      <w:r>
        <w:t>)</w:t>
      </w:r>
    </w:p>
    <w:p w14:paraId="4D6AD541" w14:textId="56FE78EA" w:rsidR="00696EB1" w:rsidRDefault="00696EB1" w:rsidP="0003474A">
      <w:pPr>
        <w:pStyle w:val="Heading2"/>
      </w:pPr>
      <w:bookmarkStart w:id="6" w:name="_Toc156825293"/>
      <w:r>
        <w:t>Prerequisites</w:t>
      </w:r>
      <w:bookmarkEnd w:id="6"/>
    </w:p>
    <w:p w14:paraId="6B5BC80B" w14:textId="77777777" w:rsidR="0017315F" w:rsidRDefault="0017315F" w:rsidP="0017315F">
      <w:pPr>
        <w:pStyle w:val="ListParagraph"/>
        <w:numPr>
          <w:ilvl w:val="0"/>
          <w:numId w:val="4"/>
        </w:numPr>
      </w:pPr>
      <w:r>
        <w:t>Netcode</w:t>
      </w:r>
    </w:p>
    <w:p w14:paraId="5EE8AD1F" w14:textId="2EBF1587" w:rsidR="0017315F" w:rsidRPr="003E29C7" w:rsidRDefault="0017315F" w:rsidP="0017315F">
      <w:pPr>
        <w:pStyle w:val="ListParagraph"/>
        <w:numPr>
          <w:ilvl w:val="1"/>
          <w:numId w:val="4"/>
        </w:numPr>
        <w:rPr>
          <w:b/>
          <w:bCs/>
        </w:rPr>
      </w:pPr>
      <w:r w:rsidRPr="003E29C7">
        <w:rPr>
          <w:b/>
          <w:bCs/>
        </w:rPr>
        <w:t>Unity Netcode for Gameobjects</w:t>
      </w:r>
      <w:r w:rsidR="0003474A">
        <w:rPr>
          <w:b/>
          <w:bCs/>
        </w:rPr>
        <w:t xml:space="preserve"> (NGO)</w:t>
      </w:r>
    </w:p>
    <w:p w14:paraId="6E03393E" w14:textId="3AC653F7" w:rsidR="003E29C7" w:rsidRDefault="003E29C7" w:rsidP="0017315F">
      <w:pPr>
        <w:pStyle w:val="ListParagraph"/>
        <w:numPr>
          <w:ilvl w:val="1"/>
          <w:numId w:val="4"/>
        </w:numPr>
      </w:pPr>
      <w:r>
        <w:t>FishNet</w:t>
      </w:r>
    </w:p>
    <w:p w14:paraId="62903540" w14:textId="606DCC01" w:rsidR="003E29C7" w:rsidRDefault="003E29C7" w:rsidP="0017315F">
      <w:pPr>
        <w:pStyle w:val="ListParagraph"/>
        <w:numPr>
          <w:ilvl w:val="1"/>
          <w:numId w:val="4"/>
        </w:numPr>
      </w:pPr>
      <w:r>
        <w:t>Photon</w:t>
      </w:r>
    </w:p>
    <w:p w14:paraId="56488C71" w14:textId="6C68460D" w:rsidR="003E29C7" w:rsidRDefault="003E29C7" w:rsidP="0017315F">
      <w:pPr>
        <w:pStyle w:val="ListParagraph"/>
        <w:numPr>
          <w:ilvl w:val="1"/>
          <w:numId w:val="4"/>
        </w:numPr>
      </w:pPr>
      <w:r>
        <w:lastRenderedPageBreak/>
        <w:t>Mirror</w:t>
      </w:r>
    </w:p>
    <w:p w14:paraId="76CF8EEE" w14:textId="2001425E" w:rsidR="0017315F" w:rsidRDefault="0017315F" w:rsidP="0017315F">
      <w:pPr>
        <w:pStyle w:val="ListParagraph"/>
        <w:numPr>
          <w:ilvl w:val="0"/>
          <w:numId w:val="4"/>
        </w:numPr>
      </w:pPr>
      <w:r>
        <w:t>Network / Relay</w:t>
      </w:r>
    </w:p>
    <w:p w14:paraId="1755CFC6" w14:textId="160A5C0D" w:rsidR="0017315F" w:rsidRPr="003E29C7" w:rsidRDefault="0017315F" w:rsidP="0017315F">
      <w:pPr>
        <w:pStyle w:val="ListParagraph"/>
        <w:numPr>
          <w:ilvl w:val="1"/>
          <w:numId w:val="4"/>
        </w:numPr>
        <w:rPr>
          <w:b/>
          <w:bCs/>
        </w:rPr>
      </w:pPr>
      <w:r w:rsidRPr="003E29C7">
        <w:rPr>
          <w:b/>
          <w:bCs/>
        </w:rPr>
        <w:t>Unity Relay</w:t>
      </w:r>
    </w:p>
    <w:p w14:paraId="0EFAB0E6" w14:textId="1EC3C223" w:rsidR="0017315F" w:rsidRDefault="003E29C7" w:rsidP="0017315F">
      <w:pPr>
        <w:pStyle w:val="ListParagraph"/>
        <w:numPr>
          <w:ilvl w:val="1"/>
          <w:numId w:val="4"/>
        </w:numPr>
      </w:pPr>
      <w:r>
        <w:t>Steam’s Facepunch</w:t>
      </w:r>
    </w:p>
    <w:p w14:paraId="1507FA79" w14:textId="46A7EDAF" w:rsidR="003E29C7" w:rsidRDefault="003E29C7" w:rsidP="003E29C7">
      <w:pPr>
        <w:pStyle w:val="ListParagraph"/>
        <w:numPr>
          <w:ilvl w:val="0"/>
          <w:numId w:val="4"/>
        </w:numPr>
      </w:pPr>
      <w:r>
        <w:t>OPTIONAL: Unity Lobby</w:t>
      </w:r>
    </w:p>
    <w:p w14:paraId="23799BFB" w14:textId="25B48BE6" w:rsidR="003E29C7" w:rsidRDefault="003E29C7" w:rsidP="003E29C7">
      <w:r>
        <w:t>Here I’ll be using Unity Netcode for Gameobjects</w:t>
      </w:r>
      <w:r w:rsidR="0003474A">
        <w:t xml:space="preserve"> (NGO)</w:t>
      </w:r>
      <w:r>
        <w:t xml:space="preserve"> and Unity Relay</w:t>
      </w:r>
      <w:r w:rsidR="0003474A">
        <w:t xml:space="preserve"> (Relay)</w:t>
      </w:r>
      <w:r>
        <w:t>. There are other solutions that may be easier to work with, I read the other netcode alternatives are very good and more intuitive than Unity’s.</w:t>
      </w:r>
    </w:p>
    <w:p w14:paraId="45944444" w14:textId="70E58B32" w:rsidR="003E29C7" w:rsidRDefault="003E29C7" w:rsidP="003E29C7">
      <w:r>
        <w:t xml:space="preserve">Unity Lobby is a solution to have players </w:t>
      </w:r>
      <w:r w:rsidR="0003474A">
        <w:t>create/join</w:t>
      </w:r>
      <w:r>
        <w:t xml:space="preserve"> lobbies and matchmake. I</w:t>
      </w:r>
      <w:r w:rsidR="00F54FFB">
        <w:t xml:space="preserve"> won’t cover it here in depth, but it makes getting Unity Relay codes online easier.</w:t>
      </w:r>
    </w:p>
    <w:p w14:paraId="23C9AC17" w14:textId="0C3EDE93" w:rsidR="00696EB1" w:rsidRDefault="00B36D47" w:rsidP="0003474A">
      <w:pPr>
        <w:pStyle w:val="Heading2"/>
      </w:pPr>
      <w:bookmarkStart w:id="7" w:name="_Toc156825294"/>
      <w:r>
        <w:t>Additional Tools</w:t>
      </w:r>
      <w:bookmarkEnd w:id="7"/>
    </w:p>
    <w:p w14:paraId="3AE87F62" w14:textId="186CD94F" w:rsidR="00B36D47" w:rsidRDefault="00FD6C66" w:rsidP="00FD6C66">
      <w:pPr>
        <w:pStyle w:val="ListParagraph"/>
        <w:numPr>
          <w:ilvl w:val="0"/>
          <w:numId w:val="5"/>
        </w:numPr>
      </w:pPr>
      <w:r>
        <w:t>Parallel Sync (Debugging)</w:t>
      </w:r>
    </w:p>
    <w:p w14:paraId="12007A5C" w14:textId="408BCDDD" w:rsidR="00F54FFB" w:rsidRDefault="00FD6C66" w:rsidP="00F54FFB">
      <w:pPr>
        <w:pStyle w:val="ListParagraph"/>
        <w:numPr>
          <w:ilvl w:val="1"/>
          <w:numId w:val="5"/>
        </w:numPr>
      </w:pPr>
      <w:r>
        <w:t xml:space="preserve">Ability to run 2 of the same Unity instances at </w:t>
      </w:r>
      <w:r w:rsidR="00CA0C82">
        <w:t>once</w:t>
      </w:r>
    </w:p>
    <w:p w14:paraId="3F287F3C" w14:textId="24802DD9" w:rsidR="00AB3C8A" w:rsidRDefault="00AB3C8A">
      <w:r>
        <w:br w:type="page"/>
      </w:r>
    </w:p>
    <w:p w14:paraId="204F925F" w14:textId="06777FC6" w:rsidR="00FD6C66" w:rsidRDefault="00FD6C66" w:rsidP="00F54FFB">
      <w:pPr>
        <w:pStyle w:val="Heading1"/>
      </w:pPr>
      <w:bookmarkStart w:id="8" w:name="_Toc156825295"/>
      <w:r>
        <w:lastRenderedPageBreak/>
        <w:t>Getting Starting: Connecting</w:t>
      </w:r>
      <w:r w:rsidR="00CA0C82">
        <w:t xml:space="preserve"> and Starting Scene</w:t>
      </w:r>
      <w:bookmarkEnd w:id="8"/>
    </w:p>
    <w:p w14:paraId="77BD143A" w14:textId="47ACA870" w:rsidR="00287748" w:rsidRDefault="00287748" w:rsidP="00287748">
      <w:pPr>
        <w:pStyle w:val="Heading2"/>
      </w:pPr>
      <w:bookmarkStart w:id="9" w:name="_Toc156825296"/>
      <w:r>
        <w:t>Some Terminology</w:t>
      </w:r>
      <w:bookmarkEnd w:id="9"/>
    </w:p>
    <w:p w14:paraId="70411D75" w14:textId="7C098DC2" w:rsidR="00287748" w:rsidRDefault="00287748" w:rsidP="00287748">
      <w:pPr>
        <w:pStyle w:val="ListParagraph"/>
        <w:numPr>
          <w:ilvl w:val="0"/>
          <w:numId w:val="1"/>
        </w:numPr>
      </w:pPr>
      <w:r>
        <w:t>Player ~ Client</w:t>
      </w:r>
    </w:p>
    <w:p w14:paraId="19332D82" w14:textId="3760F693" w:rsidR="00287748" w:rsidRDefault="00287748" w:rsidP="00287748">
      <w:pPr>
        <w:pStyle w:val="ListParagraph"/>
        <w:numPr>
          <w:ilvl w:val="0"/>
          <w:numId w:val="1"/>
        </w:numPr>
      </w:pPr>
      <w:r>
        <w:t>Game Instance = Connection</w:t>
      </w:r>
    </w:p>
    <w:p w14:paraId="3CFE552E" w14:textId="285E94D2" w:rsidR="00287748" w:rsidRDefault="00287748" w:rsidP="00287748">
      <w:pPr>
        <w:pStyle w:val="ListParagraph"/>
        <w:numPr>
          <w:ilvl w:val="0"/>
          <w:numId w:val="1"/>
        </w:numPr>
      </w:pPr>
      <w:r>
        <w:t>Server -&gt; Game running w/o player</w:t>
      </w:r>
    </w:p>
    <w:p w14:paraId="59839D1A" w14:textId="470972B8" w:rsidR="00287748" w:rsidRPr="00287748" w:rsidRDefault="00287748" w:rsidP="00287748">
      <w:pPr>
        <w:pStyle w:val="ListParagraph"/>
        <w:numPr>
          <w:ilvl w:val="0"/>
          <w:numId w:val="1"/>
        </w:numPr>
      </w:pPr>
      <w:r>
        <w:t>Host -&gt; A player who is also a server</w:t>
      </w:r>
    </w:p>
    <w:p w14:paraId="00E35928" w14:textId="2B830518" w:rsidR="00FD6C66" w:rsidRDefault="00FD6C66" w:rsidP="0003474A">
      <w:pPr>
        <w:pStyle w:val="Heading2"/>
      </w:pPr>
      <w:bookmarkStart w:id="10" w:name="_Toc156825297"/>
      <w:r>
        <w:t>Necessary Packages</w:t>
      </w:r>
      <w:bookmarkEnd w:id="10"/>
    </w:p>
    <w:p w14:paraId="3025182C" w14:textId="445A6D42" w:rsidR="00FD6C66" w:rsidRPr="00FD6C66" w:rsidRDefault="00FD6C66" w:rsidP="00FD6C66">
      <w:r>
        <w:t>Please install the packages below:</w:t>
      </w:r>
    </w:p>
    <w:p w14:paraId="070DD5E5" w14:textId="6D0A2764" w:rsidR="00FD6C66" w:rsidRDefault="00FD6C66" w:rsidP="00FD6C66">
      <w:pPr>
        <w:pStyle w:val="ListParagraph"/>
        <w:numPr>
          <w:ilvl w:val="0"/>
          <w:numId w:val="6"/>
        </w:numPr>
      </w:pPr>
      <w:r>
        <w:t>Unity Relay</w:t>
      </w:r>
    </w:p>
    <w:p w14:paraId="6820D521" w14:textId="7E66926E" w:rsidR="00FD6C66" w:rsidRDefault="00FD6C66" w:rsidP="00FD6C66">
      <w:pPr>
        <w:pStyle w:val="ListParagraph"/>
        <w:numPr>
          <w:ilvl w:val="1"/>
          <w:numId w:val="6"/>
        </w:numPr>
      </w:pPr>
      <w:r w:rsidRPr="00FD6C66">
        <w:rPr>
          <w:noProof/>
        </w:rPr>
        <w:drawing>
          <wp:inline distT="0" distB="0" distL="0" distR="0" wp14:anchorId="400C7993" wp14:editId="39A0E0BB">
            <wp:extent cx="2114845" cy="590632"/>
            <wp:effectExtent l="0" t="0" r="0" b="0"/>
            <wp:docPr id="149213132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1325" name="Picture 1" descr="A close up of a number&#10;&#10;Description automatically generated"/>
                    <pic:cNvPicPr/>
                  </pic:nvPicPr>
                  <pic:blipFill>
                    <a:blip r:embed="rId7"/>
                    <a:stretch>
                      <a:fillRect/>
                    </a:stretch>
                  </pic:blipFill>
                  <pic:spPr>
                    <a:xfrm>
                      <a:off x="0" y="0"/>
                      <a:ext cx="2114845" cy="590632"/>
                    </a:xfrm>
                    <a:prstGeom prst="rect">
                      <a:avLst/>
                    </a:prstGeom>
                  </pic:spPr>
                </pic:pic>
              </a:graphicData>
            </a:graphic>
          </wp:inline>
        </w:drawing>
      </w:r>
    </w:p>
    <w:p w14:paraId="62F20765" w14:textId="4C400A4D" w:rsidR="009B7AD4" w:rsidRDefault="009B7AD4" w:rsidP="00FD6C66">
      <w:pPr>
        <w:pStyle w:val="ListParagraph"/>
        <w:numPr>
          <w:ilvl w:val="1"/>
          <w:numId w:val="6"/>
        </w:numPr>
      </w:pPr>
      <w:r>
        <w:t>You may need to connect to a Cloud Account on Unity Cloud Services (Remaking this project I was already connected)</w:t>
      </w:r>
    </w:p>
    <w:p w14:paraId="4D8EDF93" w14:textId="55892C67" w:rsidR="00FD6C66" w:rsidRDefault="00FD6C66" w:rsidP="00FD6C66">
      <w:pPr>
        <w:pStyle w:val="ListParagraph"/>
        <w:numPr>
          <w:ilvl w:val="0"/>
          <w:numId w:val="6"/>
        </w:numPr>
      </w:pPr>
      <w:r>
        <w:t>Unity Netcode for Game Objects</w:t>
      </w:r>
    </w:p>
    <w:p w14:paraId="4CCDD22F" w14:textId="745EE554" w:rsidR="00287748" w:rsidRDefault="00FD6C66" w:rsidP="00287748">
      <w:pPr>
        <w:pStyle w:val="ListParagraph"/>
        <w:numPr>
          <w:ilvl w:val="1"/>
          <w:numId w:val="6"/>
        </w:numPr>
      </w:pPr>
      <w:r w:rsidRPr="00FD6C66">
        <w:rPr>
          <w:noProof/>
        </w:rPr>
        <w:drawing>
          <wp:inline distT="0" distB="0" distL="0" distR="0" wp14:anchorId="42E3C266" wp14:editId="36A595B4">
            <wp:extent cx="2419688" cy="523948"/>
            <wp:effectExtent l="0" t="0" r="0" b="9525"/>
            <wp:docPr id="83097224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72244" name="Picture 1" descr="A grey background with white text&#10;&#10;Description automatically generated"/>
                    <pic:cNvPicPr/>
                  </pic:nvPicPr>
                  <pic:blipFill>
                    <a:blip r:embed="rId8"/>
                    <a:stretch>
                      <a:fillRect/>
                    </a:stretch>
                  </pic:blipFill>
                  <pic:spPr>
                    <a:xfrm>
                      <a:off x="0" y="0"/>
                      <a:ext cx="2419688" cy="523948"/>
                    </a:xfrm>
                    <a:prstGeom prst="rect">
                      <a:avLst/>
                    </a:prstGeom>
                  </pic:spPr>
                </pic:pic>
              </a:graphicData>
            </a:graphic>
          </wp:inline>
        </w:drawing>
      </w:r>
    </w:p>
    <w:p w14:paraId="78E8202D" w14:textId="04747931" w:rsidR="002E3CB9" w:rsidRPr="002E3CB9" w:rsidRDefault="00000000" w:rsidP="002E3CB9">
      <w:pPr>
        <w:pStyle w:val="ListParagraph"/>
        <w:numPr>
          <w:ilvl w:val="0"/>
          <w:numId w:val="6"/>
        </w:numPr>
      </w:pPr>
      <w:hyperlink r:id="rId9" w:anchor="main" w:history="1">
        <w:r w:rsidR="002E3CB9" w:rsidRPr="003D3762">
          <w:rPr>
            <w:rStyle w:val="Hyperlink"/>
            <w:rFonts w:ascii="Consolas" w:hAnsi="Consolas"/>
            <w:sz w:val="23"/>
            <w:szCs w:val="23"/>
            <w:shd w:val="clear" w:color="auto" w:fill="F6F7F8"/>
          </w:rPr>
          <w:t>https://github.com/Unity-Technologies/com.unity.multiplayer.samples.coop.git?path=/Packages/com.unity.multiplayer.samples.coop#main</w:t>
        </w:r>
      </w:hyperlink>
    </w:p>
    <w:p w14:paraId="45181342" w14:textId="1BD3940C" w:rsidR="002E3CB9" w:rsidRDefault="002E3CB9" w:rsidP="002E3CB9">
      <w:pPr>
        <w:pStyle w:val="ListParagraph"/>
        <w:numPr>
          <w:ilvl w:val="1"/>
          <w:numId w:val="6"/>
        </w:numPr>
      </w:pPr>
      <w:r>
        <w:rPr>
          <w:rFonts w:ascii="Consolas" w:hAnsi="Consolas"/>
          <w:color w:val="1C1E21"/>
          <w:sz w:val="23"/>
          <w:szCs w:val="23"/>
          <w:shd w:val="clear" w:color="auto" w:fill="F6F7F8"/>
        </w:rPr>
        <w:t>See Client Network Transform sections / google</w:t>
      </w:r>
    </w:p>
    <w:p w14:paraId="26784945" w14:textId="77777777" w:rsidR="009B7AD4" w:rsidRDefault="009B7AD4" w:rsidP="009B7AD4"/>
    <w:p w14:paraId="57A8D549" w14:textId="77777777" w:rsidR="009B7AD4" w:rsidRPr="009B7AD4" w:rsidRDefault="009B7AD4" w:rsidP="009B7AD4"/>
    <w:p w14:paraId="4DE32891" w14:textId="77777777" w:rsidR="001B462B" w:rsidRDefault="001B462B">
      <w:pPr>
        <w:rPr>
          <w:rFonts w:ascii="Roboto" w:eastAsiaTheme="majorEastAsia" w:hAnsi="Roboto" w:cstheme="majorBidi"/>
          <w:color w:val="2F5496" w:themeColor="accent1" w:themeShade="BF"/>
          <w:sz w:val="28"/>
          <w:szCs w:val="28"/>
        </w:rPr>
      </w:pPr>
      <w:r>
        <w:br w:type="page"/>
      </w:r>
    </w:p>
    <w:p w14:paraId="1279C923" w14:textId="4460BA98" w:rsidR="00472297" w:rsidRDefault="00CA0C82" w:rsidP="0003474A">
      <w:pPr>
        <w:pStyle w:val="Heading2"/>
      </w:pPr>
      <w:bookmarkStart w:id="11" w:name="_Toc156825298"/>
      <w:r>
        <w:lastRenderedPageBreak/>
        <w:t xml:space="preserve">Network </w:t>
      </w:r>
      <w:r w:rsidRPr="0003474A">
        <w:t>Manager</w:t>
      </w:r>
      <w:bookmarkEnd w:id="11"/>
    </w:p>
    <w:p w14:paraId="05E007E3" w14:textId="55EA15B6" w:rsidR="00CA0C82" w:rsidRPr="00CA0C82" w:rsidRDefault="00CA0C82" w:rsidP="00CA0C82">
      <w:r>
        <w:t xml:space="preserve">Create an empty </w:t>
      </w:r>
      <w:r w:rsidR="0003474A">
        <w:t>G</w:t>
      </w:r>
      <w:r>
        <w:t>ame</w:t>
      </w:r>
      <w:r w:rsidR="0003474A">
        <w:t>O</w:t>
      </w:r>
      <w:r>
        <w:t xml:space="preserve">bject to represent the Network Manager. </w:t>
      </w:r>
      <w:r w:rsidRPr="00CA0C82">
        <w:rPr>
          <w:b/>
          <w:bCs/>
        </w:rPr>
        <w:t>Network Manager</w:t>
      </w:r>
      <w:r>
        <w:rPr>
          <w:b/>
          <w:bCs/>
        </w:rPr>
        <w:t xml:space="preserve"> </w:t>
      </w:r>
      <w:r>
        <w:t xml:space="preserve">is a script attached to a singleton </w:t>
      </w:r>
      <w:r w:rsidR="0003474A">
        <w:t>GameObject</w:t>
      </w:r>
      <w:r>
        <w:t xml:space="preserve"> in a scene and by its name… controls networking. You can add it from the </w:t>
      </w:r>
      <w:r>
        <w:rPr>
          <w:i/>
          <w:iCs/>
        </w:rPr>
        <w:t>Add Component</w:t>
      </w:r>
      <w:r>
        <w:t xml:space="preserve"> menu:</w:t>
      </w:r>
    </w:p>
    <w:p w14:paraId="0BE3733C" w14:textId="4A2A1C59" w:rsidR="00CA0C82" w:rsidRDefault="00CA0C82" w:rsidP="00CA0C82">
      <w:pPr>
        <w:jc w:val="center"/>
      </w:pPr>
      <w:r w:rsidRPr="00CA0C82">
        <w:rPr>
          <w:noProof/>
        </w:rPr>
        <w:drawing>
          <wp:inline distT="0" distB="0" distL="0" distR="0" wp14:anchorId="4C8E65E9" wp14:editId="2A996BBC">
            <wp:extent cx="1737959" cy="1590675"/>
            <wp:effectExtent l="0" t="0" r="0" b="0"/>
            <wp:docPr id="2092450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0016" name="Picture 1" descr="A screenshot of a computer program&#10;&#10;Description automatically generated"/>
                    <pic:cNvPicPr/>
                  </pic:nvPicPr>
                  <pic:blipFill>
                    <a:blip r:embed="rId10"/>
                    <a:stretch>
                      <a:fillRect/>
                    </a:stretch>
                  </pic:blipFill>
                  <pic:spPr>
                    <a:xfrm>
                      <a:off x="0" y="0"/>
                      <a:ext cx="1750319" cy="1601988"/>
                    </a:xfrm>
                    <a:prstGeom prst="rect">
                      <a:avLst/>
                    </a:prstGeom>
                  </pic:spPr>
                </pic:pic>
              </a:graphicData>
            </a:graphic>
          </wp:inline>
        </w:drawing>
      </w:r>
    </w:p>
    <w:p w14:paraId="178E0E19" w14:textId="35463372" w:rsidR="00CA0C82" w:rsidRDefault="00CA0C82" w:rsidP="00CA0C82">
      <w:r>
        <w:t>There’s a lot of settings to look through but we’ll only go through the necessary ones:</w:t>
      </w:r>
    </w:p>
    <w:p w14:paraId="77BAFA89" w14:textId="1CEAE91E" w:rsidR="00CA0C82" w:rsidRDefault="00CA0C82" w:rsidP="00CA0C82">
      <w:pPr>
        <w:pStyle w:val="Heading3"/>
      </w:pPr>
      <w:bookmarkStart w:id="12" w:name="_Toc156825299"/>
      <w:r>
        <w:t>Network Transport</w:t>
      </w:r>
      <w:bookmarkEnd w:id="12"/>
    </w:p>
    <w:p w14:paraId="4A9D23CB" w14:textId="1CBFECAA" w:rsidR="00CA0C82" w:rsidRDefault="00CA0C82" w:rsidP="00CA0C82">
      <w:r>
        <w:t xml:space="preserve">Add another component named </w:t>
      </w:r>
      <w:r>
        <w:rPr>
          <w:b/>
          <w:bCs/>
        </w:rPr>
        <w:t>Unity Transport</w:t>
      </w:r>
      <w:r>
        <w:t xml:space="preserve"> and drag the object in the </w:t>
      </w:r>
      <w:r>
        <w:rPr>
          <w:i/>
          <w:iCs/>
        </w:rPr>
        <w:t>Hierarchy</w:t>
      </w:r>
      <w:r>
        <w:t xml:space="preserve"> into the slot tat says Network Transport. If you’re taken the networks class, you can imagine what this is: protocol to control data flow. </w:t>
      </w:r>
    </w:p>
    <w:p w14:paraId="5B3F4921" w14:textId="5FD459A6" w:rsidR="00CA0C82" w:rsidRDefault="00CA0C82" w:rsidP="007602D2">
      <w:pPr>
        <w:jc w:val="center"/>
      </w:pPr>
      <w:r w:rsidRPr="00CA0C82">
        <w:rPr>
          <w:noProof/>
        </w:rPr>
        <w:drawing>
          <wp:inline distT="0" distB="0" distL="0" distR="0" wp14:anchorId="28BD7047" wp14:editId="06890F71">
            <wp:extent cx="2276793" cy="1019317"/>
            <wp:effectExtent l="0" t="0" r="9525" b="9525"/>
            <wp:docPr id="147832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0228" name="Picture 1" descr="A screenshot of a computer&#10;&#10;Description automatically generated"/>
                    <pic:cNvPicPr/>
                  </pic:nvPicPr>
                  <pic:blipFill>
                    <a:blip r:embed="rId11"/>
                    <a:stretch>
                      <a:fillRect/>
                    </a:stretch>
                  </pic:blipFill>
                  <pic:spPr>
                    <a:xfrm>
                      <a:off x="0" y="0"/>
                      <a:ext cx="2276793" cy="1019317"/>
                    </a:xfrm>
                    <a:prstGeom prst="rect">
                      <a:avLst/>
                    </a:prstGeom>
                  </pic:spPr>
                </pic:pic>
              </a:graphicData>
            </a:graphic>
          </wp:inline>
        </w:drawing>
      </w:r>
    </w:p>
    <w:p w14:paraId="06710D57" w14:textId="03CABA75" w:rsidR="00CA0C82" w:rsidRDefault="00CA0C82" w:rsidP="00CA0C82">
      <w:r>
        <w:t xml:space="preserve">We’ll begin with using the default </w:t>
      </w:r>
      <w:r>
        <w:rPr>
          <w:i/>
          <w:iCs/>
        </w:rPr>
        <w:t>Protocol Type</w:t>
      </w:r>
      <w:r>
        <w:t xml:space="preserve"> as </w:t>
      </w:r>
      <w:r>
        <w:rPr>
          <w:i/>
          <w:iCs/>
        </w:rPr>
        <w:t>Unity Transport</w:t>
      </w:r>
      <w:r>
        <w:t xml:space="preserve"> in </w:t>
      </w:r>
      <w:r w:rsidRPr="00CA0C82">
        <w:rPr>
          <w:b/>
          <w:bCs/>
        </w:rPr>
        <w:t xml:space="preserve">the </w:t>
      </w:r>
      <w:r w:rsidRPr="00CA0C82">
        <w:rPr>
          <w:b/>
          <w:bCs/>
          <w:i/>
          <w:iCs/>
        </w:rPr>
        <w:t>Unity Transport</w:t>
      </w:r>
      <w:r>
        <w:t xml:space="preserve"> component.</w:t>
      </w:r>
    </w:p>
    <w:p w14:paraId="206A10B5" w14:textId="70802AB7" w:rsidR="007602D2" w:rsidRDefault="007602D2" w:rsidP="007602D2">
      <w:pPr>
        <w:jc w:val="center"/>
      </w:pPr>
      <w:r w:rsidRPr="00CA0C82">
        <w:rPr>
          <w:noProof/>
        </w:rPr>
        <w:drawing>
          <wp:inline distT="0" distB="0" distL="0" distR="0" wp14:anchorId="7FF3A085" wp14:editId="18DDBD05">
            <wp:extent cx="3695700" cy="1108710"/>
            <wp:effectExtent l="0" t="0" r="0" b="0"/>
            <wp:docPr id="72500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8869" name="Picture 1" descr="A screenshot of a computer&#10;&#10;Description automatically generated"/>
                    <pic:cNvPicPr/>
                  </pic:nvPicPr>
                  <pic:blipFill>
                    <a:blip r:embed="rId12"/>
                    <a:stretch>
                      <a:fillRect/>
                    </a:stretch>
                  </pic:blipFill>
                  <pic:spPr>
                    <a:xfrm>
                      <a:off x="0" y="0"/>
                      <a:ext cx="3699028" cy="1109708"/>
                    </a:xfrm>
                    <a:prstGeom prst="rect">
                      <a:avLst/>
                    </a:prstGeom>
                  </pic:spPr>
                </pic:pic>
              </a:graphicData>
            </a:graphic>
          </wp:inline>
        </w:drawing>
      </w:r>
    </w:p>
    <w:p w14:paraId="71A28154" w14:textId="5BBABD69" w:rsidR="007602D2" w:rsidRDefault="007602D2" w:rsidP="007602D2">
      <w:pPr>
        <w:jc w:val="center"/>
      </w:pPr>
      <w:r w:rsidRPr="007602D2">
        <w:rPr>
          <w:noProof/>
        </w:rPr>
        <w:drawing>
          <wp:inline distT="0" distB="0" distL="0" distR="0" wp14:anchorId="26014C79" wp14:editId="6D13BB8A">
            <wp:extent cx="2771775" cy="1354584"/>
            <wp:effectExtent l="0" t="0" r="0" b="0"/>
            <wp:docPr id="123305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7678" name="Picture 1" descr="A screenshot of a computer&#10;&#10;Description automatically generated"/>
                    <pic:cNvPicPr/>
                  </pic:nvPicPr>
                  <pic:blipFill>
                    <a:blip r:embed="rId13"/>
                    <a:stretch>
                      <a:fillRect/>
                    </a:stretch>
                  </pic:blipFill>
                  <pic:spPr>
                    <a:xfrm>
                      <a:off x="0" y="0"/>
                      <a:ext cx="2778712" cy="1357974"/>
                    </a:xfrm>
                    <a:prstGeom prst="rect">
                      <a:avLst/>
                    </a:prstGeom>
                  </pic:spPr>
                </pic:pic>
              </a:graphicData>
            </a:graphic>
          </wp:inline>
        </w:drawing>
      </w:r>
    </w:p>
    <w:p w14:paraId="58330D1A" w14:textId="080F5F84" w:rsidR="007602D2" w:rsidRPr="00CA0C82" w:rsidRDefault="007602D2" w:rsidP="00CA0C82">
      <w:r>
        <w:t>Essentially what we’ve done thus far is set up the capability to create a connection between game instances.</w:t>
      </w:r>
    </w:p>
    <w:p w14:paraId="0A34E458" w14:textId="3FDC3B33" w:rsidR="00CA0C82" w:rsidRDefault="0003474A" w:rsidP="00FA244A">
      <w:pPr>
        <w:pStyle w:val="Heading3"/>
      </w:pPr>
      <w:bookmarkStart w:id="13" w:name="_Toc156825300"/>
      <w:r>
        <w:lastRenderedPageBreak/>
        <w:t>Network Prefabs List</w:t>
      </w:r>
      <w:bookmarkEnd w:id="13"/>
    </w:p>
    <w:p w14:paraId="03A086AA" w14:textId="5AC6DB65" w:rsidR="0003474A" w:rsidRPr="0003474A" w:rsidRDefault="0003474A" w:rsidP="0003474A">
      <w:r>
        <w:t>An important setting to pay attention to is the network prefab list.</w:t>
      </w:r>
    </w:p>
    <w:p w14:paraId="39C04318" w14:textId="2847C659" w:rsidR="0003474A" w:rsidRDefault="0003474A" w:rsidP="0003474A">
      <w:pPr>
        <w:pStyle w:val="ListBullet"/>
        <w:numPr>
          <w:ilvl w:val="0"/>
          <w:numId w:val="0"/>
        </w:numPr>
        <w:ind w:left="360" w:hanging="360"/>
        <w:jc w:val="center"/>
      </w:pPr>
      <w:r w:rsidRPr="0003474A">
        <w:rPr>
          <w:noProof/>
        </w:rPr>
        <w:drawing>
          <wp:inline distT="0" distB="0" distL="0" distR="0" wp14:anchorId="6490FBA1" wp14:editId="2A6CC4FC">
            <wp:extent cx="4667901" cy="2600688"/>
            <wp:effectExtent l="0" t="0" r="0" b="9525"/>
            <wp:docPr id="18265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3019" name="Picture 1" descr="A screenshot of a computer&#10;&#10;Description automatically generated"/>
                    <pic:cNvPicPr/>
                  </pic:nvPicPr>
                  <pic:blipFill>
                    <a:blip r:embed="rId14"/>
                    <a:stretch>
                      <a:fillRect/>
                    </a:stretch>
                  </pic:blipFill>
                  <pic:spPr>
                    <a:xfrm>
                      <a:off x="0" y="0"/>
                      <a:ext cx="4667901" cy="2600688"/>
                    </a:xfrm>
                    <a:prstGeom prst="rect">
                      <a:avLst/>
                    </a:prstGeom>
                  </pic:spPr>
                </pic:pic>
              </a:graphicData>
            </a:graphic>
          </wp:inline>
        </w:drawing>
      </w:r>
    </w:p>
    <w:p w14:paraId="58867912" w14:textId="77777777" w:rsidR="0031587E" w:rsidRDefault="0003474A" w:rsidP="0003474A">
      <w:pPr>
        <w:pStyle w:val="ListBullet"/>
        <w:numPr>
          <w:ilvl w:val="0"/>
          <w:numId w:val="0"/>
        </w:numPr>
      </w:pPr>
      <w:r>
        <w:t xml:space="preserve">Essentially, the list holds registered prefabs to be shared amongst all connections. Objects that are not present will be able to be spawned on all instances. </w:t>
      </w:r>
    </w:p>
    <w:p w14:paraId="36D06BAB" w14:textId="77777777" w:rsidR="0031587E" w:rsidRDefault="0003474A" w:rsidP="0031587E">
      <w:pPr>
        <w:pStyle w:val="ListBullet"/>
        <w:numPr>
          <w:ilvl w:val="0"/>
          <w:numId w:val="12"/>
        </w:numPr>
      </w:pPr>
      <w:r>
        <w:rPr>
          <w:b/>
          <w:bCs/>
        </w:rPr>
        <w:t>Anything you plan to instantiate should be added to this list</w:t>
      </w:r>
      <w:r>
        <w:t xml:space="preserve">. </w:t>
      </w:r>
    </w:p>
    <w:p w14:paraId="74B0AB69" w14:textId="321D42E9" w:rsidR="0031587E" w:rsidRDefault="0031587E" w:rsidP="001B462B">
      <w:pPr>
        <w:pStyle w:val="ListBullet"/>
        <w:numPr>
          <w:ilvl w:val="0"/>
          <w:numId w:val="12"/>
        </w:numPr>
      </w:pPr>
      <w:r>
        <w:rPr>
          <w:b/>
          <w:bCs/>
        </w:rPr>
        <w:t>Any object with data you wish to synchronize (HP, game progress</w:t>
      </w:r>
      <w:r>
        <w:t>…)</w:t>
      </w:r>
    </w:p>
    <w:p w14:paraId="4ED66209" w14:textId="3EDCC610" w:rsidR="0031587E" w:rsidRDefault="001B462B" w:rsidP="0031587E">
      <w:pPr>
        <w:pStyle w:val="ListBullet"/>
        <w:numPr>
          <w:ilvl w:val="0"/>
          <w:numId w:val="0"/>
        </w:numPr>
      </w:pPr>
      <w:r>
        <w:t xml:space="preserve">You can add objects to the </w:t>
      </w:r>
      <w:r>
        <w:rPr>
          <w:b/>
          <w:bCs/>
        </w:rPr>
        <w:t>Network Prefab List</w:t>
      </w:r>
      <w:r>
        <w:t xml:space="preserve"> through a file in your project:</w:t>
      </w:r>
    </w:p>
    <w:p w14:paraId="45F11874" w14:textId="37CD0392" w:rsidR="001B462B" w:rsidRDefault="001B462B" w:rsidP="001B462B">
      <w:pPr>
        <w:pStyle w:val="ListBullet"/>
        <w:numPr>
          <w:ilvl w:val="0"/>
          <w:numId w:val="0"/>
        </w:numPr>
        <w:jc w:val="center"/>
      </w:pPr>
      <w:r w:rsidRPr="001B462B">
        <w:rPr>
          <w:noProof/>
        </w:rPr>
        <w:drawing>
          <wp:inline distT="0" distB="0" distL="0" distR="0" wp14:anchorId="4F0ED912" wp14:editId="07AA6A00">
            <wp:extent cx="4439270" cy="2353003"/>
            <wp:effectExtent l="0" t="0" r="0" b="0"/>
            <wp:docPr id="39680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2742" name="Picture 1" descr="A screenshot of a computer&#10;&#10;Description automatically generated"/>
                    <pic:cNvPicPr/>
                  </pic:nvPicPr>
                  <pic:blipFill>
                    <a:blip r:embed="rId15"/>
                    <a:stretch>
                      <a:fillRect/>
                    </a:stretch>
                  </pic:blipFill>
                  <pic:spPr>
                    <a:xfrm>
                      <a:off x="0" y="0"/>
                      <a:ext cx="4439270" cy="2353003"/>
                    </a:xfrm>
                    <a:prstGeom prst="rect">
                      <a:avLst/>
                    </a:prstGeom>
                  </pic:spPr>
                </pic:pic>
              </a:graphicData>
            </a:graphic>
          </wp:inline>
        </w:drawing>
      </w:r>
    </w:p>
    <w:p w14:paraId="40C6496E" w14:textId="77777777" w:rsidR="001B462B" w:rsidRDefault="001B462B" w:rsidP="0031587E">
      <w:pPr>
        <w:pStyle w:val="ListBullet"/>
        <w:numPr>
          <w:ilvl w:val="0"/>
          <w:numId w:val="0"/>
        </w:numPr>
      </w:pPr>
    </w:p>
    <w:p w14:paraId="47754468" w14:textId="522B52EC" w:rsidR="0003474A" w:rsidRDefault="0003474A" w:rsidP="0031587E">
      <w:pPr>
        <w:pStyle w:val="ListBullet"/>
        <w:numPr>
          <w:ilvl w:val="0"/>
          <w:numId w:val="0"/>
        </w:numPr>
      </w:pPr>
      <w:r>
        <w:t xml:space="preserve">For </w:t>
      </w:r>
      <w:r w:rsidR="009B7AD4">
        <w:t>now,</w:t>
      </w:r>
      <w:r>
        <w:t xml:space="preserve"> </w:t>
      </w:r>
      <w:r w:rsidR="001B462B">
        <w:t>let’s</w:t>
      </w:r>
      <w:r>
        <w:t xml:space="preserve"> focus on </w:t>
      </w:r>
      <w:r>
        <w:rPr>
          <w:b/>
          <w:bCs/>
        </w:rPr>
        <w:t>Player Prefab.</w:t>
      </w:r>
      <w:r>
        <w:t xml:space="preserve"> This is the prefab that will be instantiated will be spawned when a player connects. </w:t>
      </w:r>
    </w:p>
    <w:p w14:paraId="111185EE" w14:textId="77777777" w:rsidR="001B462B" w:rsidRDefault="001B462B">
      <w:pPr>
        <w:rPr>
          <w:rFonts w:asciiTheme="majorHAnsi" w:eastAsiaTheme="majorEastAsia" w:hAnsiTheme="majorHAnsi" w:cstheme="majorBidi"/>
          <w:color w:val="1F3763" w:themeColor="accent1" w:themeShade="7F"/>
          <w:sz w:val="24"/>
          <w:szCs w:val="24"/>
        </w:rPr>
      </w:pPr>
      <w:r>
        <w:br w:type="page"/>
      </w:r>
    </w:p>
    <w:p w14:paraId="31C540D2" w14:textId="2D898DCC" w:rsidR="0003474A" w:rsidRDefault="0003474A" w:rsidP="00FA244A">
      <w:pPr>
        <w:pStyle w:val="Heading2"/>
      </w:pPr>
      <w:bookmarkStart w:id="14" w:name="_Toc156825301"/>
      <w:r>
        <w:lastRenderedPageBreak/>
        <w:t>Network Objects</w:t>
      </w:r>
      <w:r w:rsidR="001B462B">
        <w:t>: Creating Player object</w:t>
      </w:r>
      <w:bookmarkEnd w:id="14"/>
    </w:p>
    <w:p w14:paraId="57066087" w14:textId="6B72B6DB" w:rsidR="00FA244A" w:rsidRPr="00FA244A" w:rsidRDefault="00FA244A" w:rsidP="00FA244A">
      <w:pPr>
        <w:pStyle w:val="Heading3"/>
      </w:pPr>
      <w:bookmarkStart w:id="15" w:name="_Toc156825302"/>
      <w:r>
        <w:t>Network Object Component</w:t>
      </w:r>
      <w:bookmarkEnd w:id="15"/>
    </w:p>
    <w:p w14:paraId="7F85AF8A" w14:textId="21CFC1BB" w:rsidR="0003474A" w:rsidRDefault="0003474A" w:rsidP="0003474A">
      <w:pPr>
        <w:pStyle w:val="ListBullet"/>
        <w:numPr>
          <w:ilvl w:val="0"/>
          <w:numId w:val="0"/>
        </w:numPr>
      </w:pPr>
      <w:r>
        <w:t>Let’s create a basic prefab with some shapes:</w:t>
      </w:r>
    </w:p>
    <w:p w14:paraId="7457A504" w14:textId="48E5C2B7" w:rsidR="0003474A" w:rsidRDefault="0003474A" w:rsidP="0003474A">
      <w:pPr>
        <w:pStyle w:val="ListBullet"/>
        <w:numPr>
          <w:ilvl w:val="0"/>
          <w:numId w:val="0"/>
        </w:numPr>
        <w:jc w:val="center"/>
      </w:pPr>
      <w:r w:rsidRPr="0003474A">
        <w:rPr>
          <w:noProof/>
        </w:rPr>
        <w:drawing>
          <wp:inline distT="0" distB="0" distL="0" distR="0" wp14:anchorId="316BBCB9" wp14:editId="076B3D62">
            <wp:extent cx="2342885" cy="2409825"/>
            <wp:effectExtent l="0" t="0" r="635" b="0"/>
            <wp:docPr id="2059405613" name="Picture 1" descr="A cartoon face with arrows and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5613" name="Picture 1" descr="A cartoon face with arrows and red eyes&#10;&#10;Description automatically generated"/>
                    <pic:cNvPicPr/>
                  </pic:nvPicPr>
                  <pic:blipFill>
                    <a:blip r:embed="rId16"/>
                    <a:stretch>
                      <a:fillRect/>
                    </a:stretch>
                  </pic:blipFill>
                  <pic:spPr>
                    <a:xfrm>
                      <a:off x="0" y="0"/>
                      <a:ext cx="2349212" cy="2416333"/>
                    </a:xfrm>
                    <a:prstGeom prst="rect">
                      <a:avLst/>
                    </a:prstGeom>
                  </pic:spPr>
                </pic:pic>
              </a:graphicData>
            </a:graphic>
          </wp:inline>
        </w:drawing>
      </w:r>
    </w:p>
    <w:p w14:paraId="091B73FB" w14:textId="5BCBE9FF" w:rsidR="0003474A" w:rsidRDefault="0003474A" w:rsidP="0003474A">
      <w:pPr>
        <w:pStyle w:val="ListBullet"/>
        <w:numPr>
          <w:ilvl w:val="0"/>
          <w:numId w:val="0"/>
        </w:numPr>
        <w:jc w:val="center"/>
      </w:pPr>
      <w:r>
        <w:t>You should add some indication for direction / rotation of the object (nose, stick, arm, eyes, etc)</w:t>
      </w:r>
    </w:p>
    <w:p w14:paraId="0C5DEECF" w14:textId="77777777" w:rsidR="0003474A" w:rsidRDefault="0003474A" w:rsidP="0003474A">
      <w:pPr>
        <w:pStyle w:val="ListBullet"/>
        <w:numPr>
          <w:ilvl w:val="0"/>
          <w:numId w:val="0"/>
        </w:numPr>
        <w:jc w:val="center"/>
      </w:pPr>
    </w:p>
    <w:p w14:paraId="19AE7EED" w14:textId="3416E753" w:rsidR="0003474A" w:rsidRDefault="0003474A" w:rsidP="0003474A">
      <w:pPr>
        <w:pStyle w:val="ListBullet"/>
        <w:numPr>
          <w:ilvl w:val="0"/>
          <w:numId w:val="0"/>
        </w:numPr>
      </w:pPr>
      <w:r>
        <w:t xml:space="preserve">All GameObjects you intend to spawn or move on </w:t>
      </w:r>
      <w:r w:rsidRPr="009B7AD4">
        <w:rPr>
          <w:b/>
          <w:bCs/>
        </w:rPr>
        <w:t>ALL clients</w:t>
      </w:r>
      <w:r>
        <w:t xml:space="preserve"> require a</w:t>
      </w:r>
      <w:r w:rsidRPr="0031587E">
        <w:rPr>
          <w:i/>
          <w:iCs/>
          <w:u w:val="single"/>
        </w:rPr>
        <w:t xml:space="preserve"> </w:t>
      </w:r>
      <w:r w:rsidR="0031587E" w:rsidRPr="0031587E">
        <w:rPr>
          <w:i/>
          <w:iCs/>
          <w:u w:val="single"/>
        </w:rPr>
        <w:t>Network Object</w:t>
      </w:r>
      <w:r w:rsidR="0031587E">
        <w:t xml:space="preserve"> Component.</w:t>
      </w:r>
    </w:p>
    <w:p w14:paraId="5AE16FE7" w14:textId="03B5DDAC" w:rsidR="0031587E" w:rsidRDefault="0031587E" w:rsidP="0031587E">
      <w:pPr>
        <w:pStyle w:val="ListBullet"/>
        <w:numPr>
          <w:ilvl w:val="0"/>
          <w:numId w:val="0"/>
        </w:numPr>
        <w:jc w:val="center"/>
        <w:rPr>
          <w:b/>
          <w:bCs/>
        </w:rPr>
      </w:pPr>
      <w:r w:rsidRPr="0031587E">
        <w:rPr>
          <w:b/>
          <w:bCs/>
          <w:noProof/>
        </w:rPr>
        <w:drawing>
          <wp:inline distT="0" distB="0" distL="0" distR="0" wp14:anchorId="7305D16B" wp14:editId="4AE79169">
            <wp:extent cx="2286319" cy="1219370"/>
            <wp:effectExtent l="0" t="0" r="0" b="0"/>
            <wp:docPr id="66308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0330" name="Picture 1" descr="A screenshot of a computer&#10;&#10;Description automatically generated"/>
                    <pic:cNvPicPr/>
                  </pic:nvPicPr>
                  <pic:blipFill>
                    <a:blip r:embed="rId17"/>
                    <a:stretch>
                      <a:fillRect/>
                    </a:stretch>
                  </pic:blipFill>
                  <pic:spPr>
                    <a:xfrm>
                      <a:off x="0" y="0"/>
                      <a:ext cx="2286319" cy="1219370"/>
                    </a:xfrm>
                    <a:prstGeom prst="rect">
                      <a:avLst/>
                    </a:prstGeom>
                  </pic:spPr>
                </pic:pic>
              </a:graphicData>
            </a:graphic>
          </wp:inline>
        </w:drawing>
      </w:r>
    </w:p>
    <w:p w14:paraId="2676DBE5" w14:textId="42B4CD06" w:rsidR="0031587E" w:rsidRDefault="0031587E" w:rsidP="0031587E">
      <w:pPr>
        <w:pStyle w:val="ListBullet"/>
        <w:numPr>
          <w:ilvl w:val="0"/>
          <w:numId w:val="0"/>
        </w:numPr>
        <w:jc w:val="center"/>
        <w:rPr>
          <w:b/>
          <w:bCs/>
        </w:rPr>
      </w:pPr>
      <w:r w:rsidRPr="0031587E">
        <w:rPr>
          <w:b/>
          <w:bCs/>
          <w:noProof/>
        </w:rPr>
        <w:drawing>
          <wp:inline distT="0" distB="0" distL="0" distR="0" wp14:anchorId="2D2A35E0" wp14:editId="2B8EEC3E">
            <wp:extent cx="4552950" cy="1986742"/>
            <wp:effectExtent l="0" t="0" r="0" b="0"/>
            <wp:docPr id="1148958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8469" name="Picture 1" descr="A screenshot of a computer program&#10;&#10;Description automatically generated"/>
                    <pic:cNvPicPr/>
                  </pic:nvPicPr>
                  <pic:blipFill>
                    <a:blip r:embed="rId18"/>
                    <a:stretch>
                      <a:fillRect/>
                    </a:stretch>
                  </pic:blipFill>
                  <pic:spPr>
                    <a:xfrm>
                      <a:off x="0" y="0"/>
                      <a:ext cx="4567173" cy="1992948"/>
                    </a:xfrm>
                    <a:prstGeom prst="rect">
                      <a:avLst/>
                    </a:prstGeom>
                  </pic:spPr>
                </pic:pic>
              </a:graphicData>
            </a:graphic>
          </wp:inline>
        </w:drawing>
      </w:r>
    </w:p>
    <w:p w14:paraId="6526182E" w14:textId="2D22DC16" w:rsidR="0031587E" w:rsidRDefault="0031587E" w:rsidP="0031587E">
      <w:pPr>
        <w:pStyle w:val="ListBullet"/>
        <w:numPr>
          <w:ilvl w:val="0"/>
          <w:numId w:val="0"/>
        </w:numPr>
      </w:pPr>
      <w:r>
        <w:t xml:space="preserve">This also will allow the prefab to be added to the </w:t>
      </w:r>
      <w:r w:rsidRPr="0031587E">
        <w:rPr>
          <w:b/>
          <w:bCs/>
        </w:rPr>
        <w:t>Network Manager’s</w:t>
      </w:r>
      <w:r>
        <w:t xml:space="preserve"> network prefab list</w:t>
      </w:r>
      <w:r w:rsidR="009B7AD4">
        <w:t xml:space="preserve"> we mentioned before.</w:t>
      </w:r>
    </w:p>
    <w:p w14:paraId="0FE6FF06" w14:textId="60148908" w:rsidR="0031587E" w:rsidRDefault="0031587E" w:rsidP="0031587E">
      <w:pPr>
        <w:pStyle w:val="ListBullet"/>
        <w:numPr>
          <w:ilvl w:val="0"/>
          <w:numId w:val="0"/>
        </w:numPr>
      </w:pPr>
      <w:r>
        <w:t>You can look up what each of the settings mean, but important ones to look at:</w:t>
      </w:r>
    </w:p>
    <w:p w14:paraId="56EA8D39" w14:textId="4DDC8B0E" w:rsidR="0031587E" w:rsidRDefault="0031587E" w:rsidP="0031587E">
      <w:pPr>
        <w:pStyle w:val="ListBullet"/>
        <w:numPr>
          <w:ilvl w:val="0"/>
          <w:numId w:val="11"/>
        </w:numPr>
      </w:pPr>
      <w:r>
        <w:t xml:space="preserve">Synchronize Transform – When you spawn the object into a scene, it will automatically transform the object to its correct position. </w:t>
      </w:r>
    </w:p>
    <w:p w14:paraId="25E157D3" w14:textId="04478DD9" w:rsidR="0031587E" w:rsidRDefault="0031587E" w:rsidP="0031587E">
      <w:pPr>
        <w:pStyle w:val="ListBullet"/>
        <w:numPr>
          <w:ilvl w:val="1"/>
          <w:numId w:val="11"/>
        </w:numPr>
      </w:pPr>
      <w:r>
        <w:t xml:space="preserve">You don’t need this on In-Scene </w:t>
      </w:r>
      <w:hyperlink r:id="rId19" w:history="1">
        <w:r w:rsidRPr="0031587E">
          <w:rPr>
            <w:rStyle w:val="Hyperlink"/>
          </w:rPr>
          <w:t>Network Objects</w:t>
        </w:r>
      </w:hyperlink>
      <w:r>
        <w:t>, objects already in the scene or objects who you don’t care about transform (other managers)</w:t>
      </w:r>
    </w:p>
    <w:p w14:paraId="1350730C" w14:textId="77A248CF" w:rsidR="0031587E" w:rsidRDefault="0031587E" w:rsidP="0031587E">
      <w:pPr>
        <w:pStyle w:val="ListBullet"/>
        <w:numPr>
          <w:ilvl w:val="0"/>
          <w:numId w:val="11"/>
        </w:numPr>
      </w:pPr>
      <w:r>
        <w:lastRenderedPageBreak/>
        <w:t xml:space="preserve">Active Scene Synchronization – moves objects to new scene when </w:t>
      </w:r>
      <w:r w:rsidR="009B7AD4">
        <w:t>necessary.</w:t>
      </w:r>
    </w:p>
    <w:p w14:paraId="3FBF6DE6" w14:textId="71813DF1" w:rsidR="0031587E" w:rsidRPr="0031587E" w:rsidRDefault="0031587E" w:rsidP="0031587E">
      <w:pPr>
        <w:pStyle w:val="ListBullet"/>
        <w:numPr>
          <w:ilvl w:val="0"/>
          <w:numId w:val="11"/>
        </w:numPr>
      </w:pPr>
      <w:r>
        <w:t xml:space="preserve">Don’t Destroy with owner – objects are mostly owned by the </w:t>
      </w:r>
      <w:r>
        <w:rPr>
          <w:i/>
          <w:iCs/>
        </w:rPr>
        <w:t>Server</w:t>
      </w:r>
      <w:r>
        <w:t>, but if owned by the client (player), and the client disconnects, you will lose the object unless this is checked.</w:t>
      </w:r>
    </w:p>
    <w:p w14:paraId="70376AF8" w14:textId="7BDF90AE" w:rsidR="001B462B" w:rsidRDefault="0031587E" w:rsidP="001B462B">
      <w:pPr>
        <w:pStyle w:val="ListBullet"/>
        <w:numPr>
          <w:ilvl w:val="0"/>
          <w:numId w:val="0"/>
        </w:numPr>
        <w:ind w:left="360" w:hanging="360"/>
      </w:pPr>
      <w:r>
        <w:t xml:space="preserve">For more info: </w:t>
      </w:r>
      <w:hyperlink r:id="rId20" w:history="1">
        <w:r w:rsidR="001B462B" w:rsidRPr="006A4A09">
          <w:rPr>
            <w:rStyle w:val="Hyperlink"/>
          </w:rPr>
          <w:t>https://docs-multiplayer.unity3d.com/netcode/current/basics/networkobject/</w:t>
        </w:r>
      </w:hyperlink>
    </w:p>
    <w:p w14:paraId="3104AE3F" w14:textId="1DC6D71E" w:rsidR="007602D2" w:rsidRDefault="0031587E" w:rsidP="001B462B">
      <w:pPr>
        <w:pStyle w:val="Heading3"/>
      </w:pPr>
      <w:bookmarkStart w:id="16" w:name="_Toc156825303"/>
      <w:r>
        <w:t>Network Transform</w:t>
      </w:r>
      <w:bookmarkEnd w:id="16"/>
    </w:p>
    <w:p w14:paraId="4DA48E4E" w14:textId="40B9C23D" w:rsidR="0031587E" w:rsidRPr="0031587E" w:rsidRDefault="0031587E" w:rsidP="0031587E">
      <w:r>
        <w:t xml:space="preserve">Another component you should add is the </w:t>
      </w:r>
      <w:r>
        <w:rPr>
          <w:b/>
          <w:bCs/>
        </w:rPr>
        <w:t>Network Transform</w:t>
      </w:r>
      <w:r>
        <w:t xml:space="preserve">. This script is responsible for synchronizing the transform data to all connections, </w:t>
      </w:r>
      <w:r w:rsidR="001B462B">
        <w:t>without</w:t>
      </w:r>
      <w:r>
        <w:t xml:space="preserve"> it, when I move a object on my instance, it won’t move on yours</w:t>
      </w:r>
      <w:r w:rsidR="001B462B">
        <w:t xml:space="preserve"> (desync).</w:t>
      </w:r>
    </w:p>
    <w:p w14:paraId="294E769F" w14:textId="0B6F4715" w:rsidR="0031587E" w:rsidRDefault="0031587E" w:rsidP="0031587E">
      <w:pPr>
        <w:jc w:val="center"/>
      </w:pPr>
      <w:r w:rsidRPr="0031587E">
        <w:rPr>
          <w:noProof/>
        </w:rPr>
        <w:drawing>
          <wp:inline distT="0" distB="0" distL="0" distR="0" wp14:anchorId="4706A5AE" wp14:editId="20D8212D">
            <wp:extent cx="3876675" cy="2787630"/>
            <wp:effectExtent l="0" t="0" r="0" b="0"/>
            <wp:docPr id="2094414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4271" name="Picture 1" descr="A screenshot of a computer program&#10;&#10;Description automatically generated"/>
                    <pic:cNvPicPr/>
                  </pic:nvPicPr>
                  <pic:blipFill>
                    <a:blip r:embed="rId21"/>
                    <a:stretch>
                      <a:fillRect/>
                    </a:stretch>
                  </pic:blipFill>
                  <pic:spPr>
                    <a:xfrm>
                      <a:off x="0" y="0"/>
                      <a:ext cx="3880294" cy="2790233"/>
                    </a:xfrm>
                    <a:prstGeom prst="rect">
                      <a:avLst/>
                    </a:prstGeom>
                  </pic:spPr>
                </pic:pic>
              </a:graphicData>
            </a:graphic>
          </wp:inline>
        </w:drawing>
      </w:r>
    </w:p>
    <w:p w14:paraId="0D22B839" w14:textId="608CA804" w:rsidR="001B462B" w:rsidRDefault="001B462B" w:rsidP="001B462B">
      <w:r>
        <w:t xml:space="preserve">You can choose what transform data to sync, and how accurate you want it to be. Generally, you want to uncheck as many syncing options as possible to conserve bandwidth. For example, </w:t>
      </w:r>
      <w:r w:rsidR="008B2FB2">
        <w:t>a typical</w:t>
      </w:r>
      <w:r>
        <w:t xml:space="preserve"> </w:t>
      </w:r>
      <w:r w:rsidR="008B2FB2">
        <w:t>player</w:t>
      </w:r>
      <w:r>
        <w:t xml:space="preserve"> will only be turning on the Y axis and moving on the X-Z plane with Y jumping</w:t>
      </w:r>
      <w:r w:rsidR="008B2FB2">
        <w:t>, and there is not scaling present so:</w:t>
      </w:r>
    </w:p>
    <w:p w14:paraId="485FF4A3" w14:textId="690A3A15" w:rsidR="001B462B" w:rsidRDefault="001B462B" w:rsidP="001B462B">
      <w:pPr>
        <w:jc w:val="center"/>
      </w:pPr>
      <w:r w:rsidRPr="001B462B">
        <w:rPr>
          <w:noProof/>
        </w:rPr>
        <w:drawing>
          <wp:inline distT="0" distB="0" distL="0" distR="0" wp14:anchorId="48632F5D" wp14:editId="4F9B53D9">
            <wp:extent cx="3029373" cy="847843"/>
            <wp:effectExtent l="0" t="0" r="0" b="9525"/>
            <wp:docPr id="173360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6319" name="Picture 1" descr="A screenshot of a computer&#10;&#10;Description automatically generated"/>
                    <pic:cNvPicPr/>
                  </pic:nvPicPr>
                  <pic:blipFill>
                    <a:blip r:embed="rId22"/>
                    <a:stretch>
                      <a:fillRect/>
                    </a:stretch>
                  </pic:blipFill>
                  <pic:spPr>
                    <a:xfrm>
                      <a:off x="0" y="0"/>
                      <a:ext cx="3029373" cy="847843"/>
                    </a:xfrm>
                    <a:prstGeom prst="rect">
                      <a:avLst/>
                    </a:prstGeom>
                  </pic:spPr>
                </pic:pic>
              </a:graphicData>
            </a:graphic>
          </wp:inline>
        </w:drawing>
      </w:r>
    </w:p>
    <w:p w14:paraId="50D988C4" w14:textId="5D7D3193" w:rsidR="001B462B" w:rsidRDefault="001B462B" w:rsidP="001B462B">
      <w:r>
        <w:t xml:space="preserve">Finally, you can add the GameObject into the </w:t>
      </w:r>
      <w:r>
        <w:rPr>
          <w:b/>
          <w:bCs/>
        </w:rPr>
        <w:t>Network Prefab List</w:t>
      </w:r>
      <w:r w:rsidR="008070B2">
        <w:t xml:space="preserve"> and </w:t>
      </w:r>
      <w:r w:rsidR="008070B2">
        <w:rPr>
          <w:b/>
          <w:bCs/>
        </w:rPr>
        <w:t>Player Prefab</w:t>
      </w:r>
      <w:r w:rsidR="008070B2" w:rsidRPr="008070B2">
        <w:t xml:space="preserve"> in</w:t>
      </w:r>
      <w:r w:rsidR="008070B2">
        <w:rPr>
          <w:b/>
          <w:bCs/>
        </w:rPr>
        <w:t xml:space="preserve"> network Manager</w:t>
      </w:r>
      <w:r>
        <w:t>:</w:t>
      </w:r>
    </w:p>
    <w:p w14:paraId="64DC42FD" w14:textId="47B9AC5E" w:rsidR="001B462B" w:rsidRDefault="001B462B" w:rsidP="001B462B">
      <w:pPr>
        <w:jc w:val="center"/>
      </w:pPr>
      <w:r w:rsidRPr="001B462B">
        <w:rPr>
          <w:noProof/>
        </w:rPr>
        <w:drawing>
          <wp:inline distT="0" distB="0" distL="0" distR="0" wp14:anchorId="38B98FE5" wp14:editId="590C4AF3">
            <wp:extent cx="3438525" cy="1279451"/>
            <wp:effectExtent l="0" t="0" r="0" b="0"/>
            <wp:docPr id="1071374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4643" name="Picture 1" descr="A screenshot of a computer&#10;&#10;Description automatically generated"/>
                    <pic:cNvPicPr/>
                  </pic:nvPicPr>
                  <pic:blipFill>
                    <a:blip r:embed="rId23"/>
                    <a:stretch>
                      <a:fillRect/>
                    </a:stretch>
                  </pic:blipFill>
                  <pic:spPr>
                    <a:xfrm>
                      <a:off x="0" y="0"/>
                      <a:ext cx="3443582" cy="1281333"/>
                    </a:xfrm>
                    <a:prstGeom prst="rect">
                      <a:avLst/>
                    </a:prstGeom>
                  </pic:spPr>
                </pic:pic>
              </a:graphicData>
            </a:graphic>
          </wp:inline>
        </w:drawing>
      </w:r>
      <w:r>
        <w:br w:type="page"/>
      </w:r>
      <w:r w:rsidR="008070B2" w:rsidRPr="008070B2">
        <w:rPr>
          <w:noProof/>
        </w:rPr>
        <w:lastRenderedPageBreak/>
        <w:drawing>
          <wp:inline distT="0" distB="0" distL="0" distR="0" wp14:anchorId="3916682B" wp14:editId="2BA7012E">
            <wp:extent cx="4544059" cy="1810003"/>
            <wp:effectExtent l="0" t="0" r="0" b="0"/>
            <wp:docPr id="18953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749" name="Picture 1" descr="A screenshot of a computer&#10;&#10;Description automatically generated"/>
                    <pic:cNvPicPr/>
                  </pic:nvPicPr>
                  <pic:blipFill>
                    <a:blip r:embed="rId24"/>
                    <a:stretch>
                      <a:fillRect/>
                    </a:stretch>
                  </pic:blipFill>
                  <pic:spPr>
                    <a:xfrm>
                      <a:off x="0" y="0"/>
                      <a:ext cx="4544059" cy="1810003"/>
                    </a:xfrm>
                    <a:prstGeom prst="rect">
                      <a:avLst/>
                    </a:prstGeom>
                  </pic:spPr>
                </pic:pic>
              </a:graphicData>
            </a:graphic>
          </wp:inline>
        </w:drawing>
      </w:r>
    </w:p>
    <w:p w14:paraId="4C85998D" w14:textId="2EE0455C" w:rsidR="001B462B" w:rsidRDefault="001B462B" w:rsidP="001B462B">
      <w:pPr>
        <w:pStyle w:val="Heading3"/>
      </w:pPr>
      <w:bookmarkStart w:id="17" w:name="_Toc156825304"/>
      <w:r>
        <w:t>Test it out!</w:t>
      </w:r>
      <w:bookmarkEnd w:id="17"/>
    </w:p>
    <w:p w14:paraId="49A1CABF" w14:textId="52DD0D4A" w:rsidR="0004434D" w:rsidRDefault="0004434D" w:rsidP="0004434D">
      <w:pPr>
        <w:pStyle w:val="ListParagraph"/>
        <w:numPr>
          <w:ilvl w:val="0"/>
          <w:numId w:val="13"/>
        </w:numPr>
      </w:pPr>
      <w:r>
        <w:t>Remove your Player Object from your scene (should just be maybe a platform to stand on or something)</w:t>
      </w:r>
    </w:p>
    <w:p w14:paraId="5AA128FA" w14:textId="3DFBB2DC" w:rsidR="0004434D" w:rsidRDefault="008070B2" w:rsidP="0004434D">
      <w:pPr>
        <w:pStyle w:val="ListParagraph"/>
        <w:numPr>
          <w:ilvl w:val="0"/>
          <w:numId w:val="13"/>
        </w:numPr>
      </w:pPr>
      <w:r>
        <w:t>Hit the Run Button:</w:t>
      </w:r>
    </w:p>
    <w:p w14:paraId="14A9A4D3" w14:textId="01381A97" w:rsidR="008070B2" w:rsidRDefault="008070B2" w:rsidP="008070B2">
      <w:pPr>
        <w:pStyle w:val="ListParagraph"/>
        <w:numPr>
          <w:ilvl w:val="1"/>
          <w:numId w:val="13"/>
        </w:numPr>
      </w:pPr>
      <w:r w:rsidRPr="008070B2">
        <w:rPr>
          <w:noProof/>
        </w:rPr>
        <w:drawing>
          <wp:inline distT="0" distB="0" distL="0" distR="0" wp14:anchorId="4E9A9365" wp14:editId="1B2E1F49">
            <wp:extent cx="3505689" cy="2905530"/>
            <wp:effectExtent l="0" t="0" r="0" b="9525"/>
            <wp:docPr id="21285623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2350" name="Picture 1" descr="A screenshot of a video game&#10;&#10;Description automatically generated"/>
                    <pic:cNvPicPr/>
                  </pic:nvPicPr>
                  <pic:blipFill>
                    <a:blip r:embed="rId25"/>
                    <a:stretch>
                      <a:fillRect/>
                    </a:stretch>
                  </pic:blipFill>
                  <pic:spPr>
                    <a:xfrm>
                      <a:off x="0" y="0"/>
                      <a:ext cx="3505689" cy="2905530"/>
                    </a:xfrm>
                    <a:prstGeom prst="rect">
                      <a:avLst/>
                    </a:prstGeom>
                  </pic:spPr>
                </pic:pic>
              </a:graphicData>
            </a:graphic>
          </wp:inline>
        </w:drawing>
      </w:r>
      <w:r>
        <w:br/>
        <w:t>Starting Scene</w:t>
      </w:r>
      <w:r w:rsidR="009B7AD4">
        <w:t>, it is empty as no one is connected</w:t>
      </w:r>
    </w:p>
    <w:p w14:paraId="77F8BB8B" w14:textId="3A643B74" w:rsidR="008070B2" w:rsidRPr="008070B2" w:rsidRDefault="008070B2" w:rsidP="008070B2">
      <w:pPr>
        <w:pStyle w:val="ListParagraph"/>
        <w:numPr>
          <w:ilvl w:val="0"/>
          <w:numId w:val="13"/>
        </w:numPr>
      </w:pPr>
      <w:r>
        <w:t xml:space="preserve">NetworkManager object </w:t>
      </w:r>
      <w:r w:rsidR="00AB3C8A">
        <w:t xml:space="preserve">should have moved under </w:t>
      </w:r>
      <w:r>
        <w:rPr>
          <w:b/>
          <w:bCs/>
        </w:rPr>
        <w:t>DontDestryOnLoad</w:t>
      </w:r>
      <w:r w:rsidR="00AB3C8A">
        <w:t xml:space="preserve"> in heirachy</w:t>
      </w:r>
      <w:r>
        <w:br/>
        <w:t xml:space="preserve">Select it and on the script, pick </w:t>
      </w:r>
      <w:r>
        <w:rPr>
          <w:b/>
          <w:bCs/>
        </w:rPr>
        <w:t>Start Host</w:t>
      </w:r>
      <w:r>
        <w:rPr>
          <w:b/>
          <w:bCs/>
        </w:rPr>
        <w:br/>
      </w:r>
      <w:r w:rsidRPr="008070B2">
        <w:rPr>
          <w:noProof/>
        </w:rPr>
        <w:drawing>
          <wp:inline distT="0" distB="0" distL="0" distR="0" wp14:anchorId="0EC2B735" wp14:editId="5EFB1384">
            <wp:extent cx="4667901" cy="914528"/>
            <wp:effectExtent l="0" t="0" r="0" b="0"/>
            <wp:docPr id="1546380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0945" name="Picture 1" descr="A screenshot of a computer program&#10;&#10;Description automatically generated"/>
                    <pic:cNvPicPr/>
                  </pic:nvPicPr>
                  <pic:blipFill>
                    <a:blip r:embed="rId26"/>
                    <a:stretch>
                      <a:fillRect/>
                    </a:stretch>
                  </pic:blipFill>
                  <pic:spPr>
                    <a:xfrm>
                      <a:off x="0" y="0"/>
                      <a:ext cx="4667901" cy="914528"/>
                    </a:xfrm>
                    <a:prstGeom prst="rect">
                      <a:avLst/>
                    </a:prstGeom>
                  </pic:spPr>
                </pic:pic>
              </a:graphicData>
            </a:graphic>
          </wp:inline>
        </w:drawing>
      </w:r>
    </w:p>
    <w:p w14:paraId="6C1D1985" w14:textId="29D8B25B" w:rsidR="008070B2" w:rsidRDefault="008070B2" w:rsidP="008070B2">
      <w:pPr>
        <w:pStyle w:val="ListParagraph"/>
        <w:numPr>
          <w:ilvl w:val="0"/>
          <w:numId w:val="13"/>
        </w:numPr>
      </w:pPr>
      <w:r w:rsidRPr="008070B2">
        <w:rPr>
          <w:noProof/>
        </w:rPr>
        <w:lastRenderedPageBreak/>
        <w:drawing>
          <wp:inline distT="0" distB="0" distL="0" distR="0" wp14:anchorId="6727C096" wp14:editId="7B1418AC">
            <wp:extent cx="3553321" cy="2267266"/>
            <wp:effectExtent l="0" t="0" r="9525" b="0"/>
            <wp:docPr id="145907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9761" name="Picture 1" descr="A screenshot of a computer&#10;&#10;Description automatically generated"/>
                    <pic:cNvPicPr/>
                  </pic:nvPicPr>
                  <pic:blipFill>
                    <a:blip r:embed="rId27"/>
                    <a:stretch>
                      <a:fillRect/>
                    </a:stretch>
                  </pic:blipFill>
                  <pic:spPr>
                    <a:xfrm>
                      <a:off x="0" y="0"/>
                      <a:ext cx="3553321" cy="2267266"/>
                    </a:xfrm>
                    <a:prstGeom prst="rect">
                      <a:avLst/>
                    </a:prstGeom>
                  </pic:spPr>
                </pic:pic>
              </a:graphicData>
            </a:graphic>
          </wp:inline>
        </w:drawing>
      </w:r>
      <w:r>
        <w:br/>
        <w:t>Our little guy should’ve spawned at (0,0,0)</w:t>
      </w:r>
    </w:p>
    <w:p w14:paraId="5EBB96E5" w14:textId="2F86B11D" w:rsidR="00287748" w:rsidRDefault="00287748" w:rsidP="00287748">
      <w:pPr>
        <w:pStyle w:val="Heading2"/>
      </w:pPr>
      <w:bookmarkStart w:id="18" w:name="_Toc156825305"/>
      <w:r>
        <w:t>Connecting to Server/Host</w:t>
      </w:r>
      <w:bookmarkEnd w:id="18"/>
    </w:p>
    <w:p w14:paraId="113CE3B6" w14:textId="7EEAFCF2" w:rsidR="008B2FB2" w:rsidRPr="00287748" w:rsidRDefault="008B2FB2" w:rsidP="00287748">
      <w:r>
        <w:t xml:space="preserve">Moving past starting </w:t>
      </w:r>
      <w:r w:rsidR="009B7AD4">
        <w:t>a</w:t>
      </w:r>
      <w:r>
        <w:t xml:space="preserve"> server, we need to get a client to connect as </w:t>
      </w:r>
      <w:r w:rsidR="009B7AD4">
        <w:t>well.</w:t>
      </w:r>
    </w:p>
    <w:p w14:paraId="492BCEF0" w14:textId="5EDDF4F1" w:rsidR="008B2FB2" w:rsidRDefault="008B2FB2" w:rsidP="008B2FB2">
      <w:pPr>
        <w:pStyle w:val="Heading3"/>
      </w:pPr>
      <w:bookmarkStart w:id="19" w:name="_Toc156825306"/>
      <w:r>
        <w:t>Testing Multiple Screens</w:t>
      </w:r>
      <w:bookmarkEnd w:id="19"/>
    </w:p>
    <w:p w14:paraId="0F03D451" w14:textId="77777777" w:rsidR="008B2FB2" w:rsidRDefault="008B2FB2" w:rsidP="008B2FB2">
      <w:r>
        <w:t>You have two options:</w:t>
      </w:r>
    </w:p>
    <w:p w14:paraId="2B6FF5C5" w14:textId="64D803E8" w:rsidR="009B7AD4" w:rsidRPr="009B7AD4" w:rsidRDefault="008B2FB2" w:rsidP="009B7AD4">
      <w:pPr>
        <w:pStyle w:val="ListParagraph"/>
        <w:numPr>
          <w:ilvl w:val="0"/>
          <w:numId w:val="17"/>
        </w:numPr>
        <w:rPr>
          <w:rFonts w:ascii="Roboto" w:hAnsi="Roboto"/>
          <w:color w:val="2F5496" w:themeColor="accent1" w:themeShade="BF"/>
          <w:sz w:val="32"/>
          <w:szCs w:val="32"/>
        </w:rPr>
      </w:pPr>
      <w:r>
        <w:t>Build the .exe file for your project and run that twice or run the .exe and the project debug (play button)</w:t>
      </w:r>
    </w:p>
    <w:p w14:paraId="7605456B" w14:textId="3DA0E408" w:rsidR="009B7AD4" w:rsidRPr="009B7AD4" w:rsidRDefault="009B7AD4" w:rsidP="009B7AD4">
      <w:pPr>
        <w:pStyle w:val="ListParagraph"/>
        <w:numPr>
          <w:ilvl w:val="1"/>
          <w:numId w:val="17"/>
        </w:numPr>
        <w:rPr>
          <w:rFonts w:ascii="Roboto" w:hAnsi="Roboto"/>
          <w:color w:val="2F5496" w:themeColor="accent1" w:themeShade="BF"/>
          <w:sz w:val="32"/>
          <w:szCs w:val="32"/>
        </w:rPr>
      </w:pPr>
      <w:r>
        <w:t>Default: Ctrl + B or File -&gt; Build and Run</w:t>
      </w:r>
    </w:p>
    <w:p w14:paraId="798EF956" w14:textId="6533F9F4" w:rsidR="008B2FB2" w:rsidRPr="009B7AD4" w:rsidRDefault="008B2FB2" w:rsidP="008B2FB2">
      <w:pPr>
        <w:pStyle w:val="ListParagraph"/>
        <w:numPr>
          <w:ilvl w:val="0"/>
          <w:numId w:val="17"/>
        </w:numPr>
        <w:rPr>
          <w:rFonts w:ascii="Roboto" w:hAnsi="Roboto"/>
          <w:color w:val="2F5496" w:themeColor="accent1" w:themeShade="BF"/>
          <w:sz w:val="32"/>
          <w:szCs w:val="32"/>
        </w:rPr>
      </w:pPr>
      <w:r>
        <w:t>Use a package like ParallelSync to copy your Unity project and debug on both.</w:t>
      </w:r>
    </w:p>
    <w:p w14:paraId="37FF4E87" w14:textId="77777777" w:rsidR="0070348D" w:rsidRDefault="008B2FB2" w:rsidP="008B2FB2">
      <w:pPr>
        <w:pStyle w:val="Heading3"/>
      </w:pPr>
      <w:bookmarkStart w:id="20" w:name="_Toc156825307"/>
      <w:r>
        <w:t>Connecting</w:t>
      </w:r>
      <w:bookmarkEnd w:id="20"/>
    </w:p>
    <w:p w14:paraId="2D1891AA" w14:textId="77777777" w:rsidR="0070348D" w:rsidRDefault="0070348D" w:rsidP="0070348D">
      <w:r>
        <w:t xml:space="preserve">This is where Unity Relay comes in handy. Relay allows you to easily make connections between Client and Server. We’ll set up an Empty GameObject and create a script named </w:t>
      </w:r>
      <w:r>
        <w:rPr>
          <w:b/>
          <w:bCs/>
        </w:rPr>
        <w:t>RelayManager.cs</w:t>
      </w:r>
      <w:r>
        <w:t>.</w:t>
      </w:r>
    </w:p>
    <w:p w14:paraId="1D4E7D1E" w14:textId="77777777" w:rsidR="009B7AD4" w:rsidRDefault="009B7AD4" w:rsidP="0070348D">
      <w:r>
        <w:t>Theres a script in the GitHub with comments, but I’ll walk you through here as well:</w:t>
      </w:r>
    </w:p>
    <w:p w14:paraId="390DDCC0" w14:textId="07DF4E4C" w:rsidR="009B7AD4" w:rsidRDefault="009B7AD4" w:rsidP="009B7AD4">
      <w:pPr>
        <w:pStyle w:val="Heading4"/>
      </w:pPr>
      <w:r>
        <w:t>Imports:</w:t>
      </w:r>
    </w:p>
    <w:p w14:paraId="0CFB4AD3" w14:textId="1570AE88" w:rsidR="009B7AD4" w:rsidRPr="009B7AD4" w:rsidRDefault="009B7AD4" w:rsidP="009B7AD4">
      <w:r>
        <w:t>Self-Explanatory:</w:t>
      </w:r>
    </w:p>
    <w:p w14:paraId="07F0AFDF" w14:textId="1EE44D82" w:rsidR="009B7AD4" w:rsidRDefault="009B7AD4" w:rsidP="009B7AD4">
      <w:pPr>
        <w:jc w:val="center"/>
      </w:pPr>
      <w:r>
        <w:rPr>
          <w:noProof/>
        </w:rPr>
        <mc:AlternateContent>
          <mc:Choice Requires="wps">
            <w:drawing>
              <wp:inline distT="0" distB="0" distL="0" distR="0" wp14:anchorId="08D68FC8" wp14:editId="599C2100">
                <wp:extent cx="5810250" cy="21145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114550"/>
                        </a:xfrm>
                        <a:prstGeom prst="rect">
                          <a:avLst/>
                        </a:prstGeom>
                        <a:solidFill>
                          <a:srgbClr val="FFFFFF"/>
                        </a:solidFill>
                        <a:ln w="9525">
                          <a:solidFill>
                            <a:srgbClr val="000000"/>
                          </a:solidFill>
                          <a:miter lim="800000"/>
                          <a:headEnd/>
                          <a:tailEnd/>
                        </a:ln>
                      </wps:spPr>
                      <wps:txb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relayService</w:t>
                            </w:r>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//RelayServerData</w:t>
                            </w:r>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To get NetworkManager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wps:txbx>
                      <wps:bodyPr rot="0" vert="horz" wrap="square" lIns="91440" tIns="45720" rIns="91440" bIns="45720" anchor="t" anchorCtr="0">
                        <a:noAutofit/>
                      </wps:bodyPr>
                    </wps:wsp>
                  </a:graphicData>
                </a:graphic>
              </wp:inline>
            </w:drawing>
          </mc:Choice>
          <mc:Fallback>
            <w:pict>
              <v:shapetype w14:anchorId="08D68FC8" id="_x0000_t202" coordsize="21600,21600" o:spt="202" path="m,l,21600r21600,l21600,xe">
                <v:stroke joinstyle="miter"/>
                <v:path gradientshapeok="t" o:connecttype="rect"/>
              </v:shapetype>
              <v:shape id="Text Box 2" o:spid="_x0000_s1026" type="#_x0000_t202" style="width:45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">
                <v:textbo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relayService</w:t>
                      </w:r>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//RelayServerData</w:t>
                      </w:r>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To get NetworkManager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v:textbox>
                <w10:anchorlock/>
              </v:shape>
            </w:pict>
          </mc:Fallback>
        </mc:AlternateContent>
      </w:r>
    </w:p>
    <w:p w14:paraId="509AE46D" w14:textId="77777777" w:rsidR="009B7AD4" w:rsidRDefault="009B7AD4" w:rsidP="009B7AD4"/>
    <w:p w14:paraId="1A6AE0C1" w14:textId="7509ABE9" w:rsidR="009B7AD4" w:rsidRDefault="009B7AD4" w:rsidP="00413228">
      <w:pPr>
        <w:pStyle w:val="Heading3"/>
        <w:rPr>
          <w:i/>
          <w:iCs/>
        </w:rPr>
      </w:pPr>
      <w:bookmarkStart w:id="21" w:name="_Toc156825308"/>
      <w:r>
        <w:t>Variables and Awake:</w:t>
      </w:r>
      <w:bookmarkEnd w:id="21"/>
    </w:p>
    <w:p w14:paraId="319B4472" w14:textId="4F7E39C6" w:rsidR="009B7AD4" w:rsidRDefault="009B7AD4" w:rsidP="009B7AD4">
      <w:pPr>
        <w:pStyle w:val="ListParagraph"/>
        <w:numPr>
          <w:ilvl w:val="0"/>
          <w:numId w:val="18"/>
        </w:numPr>
      </w:pPr>
      <w:r>
        <w:t>Since this is a manager, we want only 1 instance of it to be accessible.</w:t>
      </w:r>
    </w:p>
    <w:p w14:paraId="699EB3D7" w14:textId="63E0C0FB" w:rsidR="009B7AD4" w:rsidRDefault="00F25E0C" w:rsidP="009B7AD4">
      <w:pPr>
        <w:pStyle w:val="ListParagraph"/>
        <w:numPr>
          <w:ilvl w:val="0"/>
          <w:numId w:val="18"/>
        </w:numPr>
      </w:pPr>
      <w:r>
        <w:t xml:space="preserve">We </w:t>
      </w:r>
      <w:r w:rsidR="009B7AD4">
        <w:t xml:space="preserve">create an event named </w:t>
      </w:r>
      <w:r w:rsidR="009B7AD4">
        <w:rPr>
          <w:i/>
          <w:iCs/>
        </w:rPr>
        <w:t>e_relayDone</w:t>
      </w:r>
      <w:r w:rsidR="009B7AD4">
        <w:t xml:space="preserve">. </w:t>
      </w:r>
    </w:p>
    <w:p w14:paraId="680C59D2" w14:textId="35F21F41" w:rsidR="009B7AD4" w:rsidRDefault="009B7AD4" w:rsidP="009B7AD4">
      <w:pPr>
        <w:pStyle w:val="ListParagraph"/>
        <w:numPr>
          <w:ilvl w:val="1"/>
          <w:numId w:val="18"/>
        </w:numPr>
      </w:pPr>
      <w:r>
        <w:t>If you haven’t used Unity Events, essentially you can bind functions to an “event” to “trigger” when you “invoke” the event</w:t>
      </w:r>
      <w:r w:rsidR="00F25E0C">
        <w:t>. Quicker than calling many functions in a scrcipt, although things can get lose using binds. Completely optional.</w:t>
      </w:r>
    </w:p>
    <w:p w14:paraId="539BAB12" w14:textId="062BC342" w:rsidR="00F25E0C" w:rsidRDefault="00F25E0C" w:rsidP="00F25E0C">
      <w:pPr>
        <w:pStyle w:val="ListParagraph"/>
        <w:numPr>
          <w:ilvl w:val="1"/>
          <w:numId w:val="18"/>
        </w:numPr>
      </w:pPr>
      <w:r>
        <w:t xml:space="preserve">In </w:t>
      </w:r>
      <w:r>
        <w:rPr>
          <w:i/>
          <w:iCs/>
        </w:rPr>
        <w:t>Awake()</w:t>
      </w:r>
      <w:r>
        <w:t>, we delegate a function to swap our connection variable to true when we invoke the event later.</w:t>
      </w:r>
    </w:p>
    <w:p w14:paraId="7E26D83F" w14:textId="7859D848" w:rsidR="00F25E0C" w:rsidRDefault="00F25E0C" w:rsidP="00F25E0C">
      <w:pPr>
        <w:pStyle w:val="ListParagraph"/>
        <w:numPr>
          <w:ilvl w:val="2"/>
          <w:numId w:val="18"/>
        </w:numPr>
      </w:pPr>
      <w:r>
        <w:t xml:space="preserve">playerId is useful in other scenarios but we won’t be using it in this tutorial. </w:t>
      </w:r>
    </w:p>
    <w:p w14:paraId="6FBBA2B6" w14:textId="16302652" w:rsidR="00F25E0C" w:rsidRPr="009B7AD4" w:rsidRDefault="00F25E0C" w:rsidP="00F25E0C">
      <w:pPr>
        <w:pStyle w:val="ListParagraph"/>
        <w:numPr>
          <w:ilvl w:val="0"/>
          <w:numId w:val="18"/>
        </w:numPr>
      </w:pPr>
      <w:r>
        <w:t xml:space="preserve">Finally, we sign into Unity Services to be able to use Relay. You can make this your own function if you want to have logic for a single player game (i.e, async void </w:t>
      </w:r>
      <w:r>
        <w:rPr>
          <w:i/>
          <w:iCs/>
        </w:rPr>
        <w:t>LogIn</w:t>
      </w:r>
      <w:r>
        <w:t>()</w:t>
      </w:r>
    </w:p>
    <w:p w14:paraId="5AEBDC9B" w14:textId="77777777" w:rsidR="009B7AD4" w:rsidRDefault="009B7AD4" w:rsidP="00F25E0C">
      <w:pPr>
        <w:jc w:val="center"/>
      </w:pPr>
      <w:r>
        <w:rPr>
          <w:noProof/>
        </w:rPr>
        <mc:AlternateContent>
          <mc:Choice Requires="wps">
            <w:drawing>
              <wp:inline distT="0" distB="0" distL="0" distR="0" wp14:anchorId="2840F1A5" wp14:editId="1B9C9BD5">
                <wp:extent cx="6257925" cy="5314950"/>
                <wp:effectExtent l="0" t="0" r="28575" b="19050"/>
                <wp:docPr id="31068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5314950"/>
                        </a:xfrm>
                        <a:prstGeom prst="rect">
                          <a:avLst/>
                        </a:prstGeom>
                        <a:solidFill>
                          <a:srgbClr val="FFFFFF"/>
                        </a:solidFill>
                        <a:ln w="9525">
                          <a:solidFill>
                            <a:srgbClr val="000000"/>
                          </a:solidFill>
                          <a:miter lim="800000"/>
                          <a:headEnd/>
                          <a:tailEnd/>
                        </a:ln>
                      </wps:spPr>
                      <wps:txb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 </w:t>
                            </w:r>
                            <w:r w:rsidRPr="00F25E0C">
                              <w:rPr>
                                <w:rFonts w:ascii="Consolas" w:eastAsia="Times New Roman" w:hAnsi="Consolas" w:cs="Times New Roman"/>
                                <w:color w:val="4EC9B0"/>
                                <w:kern w:val="0"/>
                                <w:sz w:val="21"/>
                                <w:szCs w:val="21"/>
                                <w14:ligatures w14:val="none"/>
                              </w:rPr>
                              <w:t>MonoBehaviour</w:t>
                            </w:r>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ensures you only have 1 manager</w:t>
                            </w:r>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UnityEvent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//if you want triggers for when you connect</w:t>
                            </w:r>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r w:rsidRPr="00F25E0C">
                              <w:rPr>
                                <w:rFonts w:ascii="Consolas" w:eastAsia="Times New Roman" w:hAnsi="Consolas" w:cs="Times New Roman"/>
                                <w:color w:val="CCCCCC"/>
                                <w:kern w:val="0"/>
                                <w:sz w:val="21"/>
                                <w:szCs w:val="21"/>
                                <w14:ligatures w14:val="none"/>
                              </w:rPr>
                              <w:t>);</w:t>
                            </w:r>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r w:rsidRPr="00F25E0C">
                              <w:rPr>
                                <w:rFonts w:ascii="Consolas" w:eastAsia="Times New Roman" w:hAnsi="Consolas" w:cs="Times New Roman"/>
                                <w:color w:val="CCCCCC"/>
                                <w:kern w:val="0"/>
                                <w:sz w:val="21"/>
                                <w:szCs w:val="21"/>
                                <w14:ligatures w14:val="none"/>
                              </w:rPr>
                              <w:t>();</w:t>
                            </w:r>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wps:txbx>
                      <wps:bodyPr rot="0" vert="horz" wrap="square" lIns="91440" tIns="45720" rIns="91440" bIns="45720" anchor="t" anchorCtr="0">
                        <a:noAutofit/>
                      </wps:bodyPr>
                    </wps:wsp>
                  </a:graphicData>
                </a:graphic>
              </wp:inline>
            </w:drawing>
          </mc:Choice>
          <mc:Fallback>
            <w:pict>
              <v:shape w14:anchorId="2840F1A5" id="_x0000_s1027" type="#_x0000_t202" style="width:492.75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">
                <v:textbo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 </w:t>
                      </w:r>
                      <w:r w:rsidRPr="00F25E0C">
                        <w:rPr>
                          <w:rFonts w:ascii="Consolas" w:eastAsia="Times New Roman" w:hAnsi="Consolas" w:cs="Times New Roman"/>
                          <w:color w:val="4EC9B0"/>
                          <w:kern w:val="0"/>
                          <w:sz w:val="21"/>
                          <w:szCs w:val="21"/>
                          <w14:ligatures w14:val="none"/>
                        </w:rPr>
                        <w:t>MonoBehaviour</w:t>
                      </w:r>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ensures you only have 1 manager</w:t>
                      </w:r>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UnityEvent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//if you want triggers for when you connect</w:t>
                      </w:r>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r w:rsidRPr="00F25E0C">
                        <w:rPr>
                          <w:rFonts w:ascii="Consolas" w:eastAsia="Times New Roman" w:hAnsi="Consolas" w:cs="Times New Roman"/>
                          <w:color w:val="CCCCCC"/>
                          <w:kern w:val="0"/>
                          <w:sz w:val="21"/>
                          <w:szCs w:val="21"/>
                          <w14:ligatures w14:val="none"/>
                        </w:rPr>
                        <w:t>);</w:t>
                      </w:r>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r w:rsidRPr="00F25E0C">
                        <w:rPr>
                          <w:rFonts w:ascii="Consolas" w:eastAsia="Times New Roman" w:hAnsi="Consolas" w:cs="Times New Roman"/>
                          <w:color w:val="CCCCCC"/>
                          <w:kern w:val="0"/>
                          <w:sz w:val="21"/>
                          <w:szCs w:val="21"/>
                          <w14:ligatures w14:val="none"/>
                        </w:rPr>
                        <w:t>();</w:t>
                      </w:r>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v:textbox>
                <w10:anchorlock/>
              </v:shape>
            </w:pict>
          </mc:Fallback>
        </mc:AlternateContent>
      </w:r>
    </w:p>
    <w:p w14:paraId="7378EF4A" w14:textId="0180E512" w:rsidR="009B7AD4" w:rsidRDefault="00F25E0C" w:rsidP="009B7AD4">
      <w:r>
        <w:br w:type="page"/>
      </w:r>
    </w:p>
    <w:p w14:paraId="32CA4578" w14:textId="0C9B0BE5" w:rsidR="009B7AD4" w:rsidRDefault="00F25E0C" w:rsidP="009B7AD4">
      <w:pPr>
        <w:pStyle w:val="Heading4"/>
        <w:rPr>
          <w:i w:val="0"/>
          <w:iCs w:val="0"/>
        </w:rPr>
      </w:pPr>
      <w:r>
        <w:lastRenderedPageBreak/>
        <w:t>Creating Relay</w:t>
      </w:r>
      <w:r w:rsidR="009B7AD4">
        <w:t>:</w:t>
      </w:r>
    </w:p>
    <w:p w14:paraId="2C9F4B4C" w14:textId="5144F790" w:rsidR="00F25E0C" w:rsidRPr="00F25E0C" w:rsidRDefault="00F25E0C" w:rsidP="00F25E0C">
      <w:r>
        <w:rPr>
          <w:noProof/>
        </w:rPr>
        <mc:AlternateContent>
          <mc:Choice Requires="wps">
            <w:drawing>
              <wp:anchor distT="0" distB="0" distL="114300" distR="114300" simplePos="0" relativeHeight="251658240" behindDoc="1" locked="0" layoutInCell="1" allowOverlap="1" wp14:anchorId="271665F7" wp14:editId="03CE1413">
                <wp:simplePos x="0" y="0"/>
                <wp:positionH relativeFrom="column">
                  <wp:posOffset>-685800</wp:posOffset>
                </wp:positionH>
                <wp:positionV relativeFrom="paragraph">
                  <wp:posOffset>358775</wp:posOffset>
                </wp:positionV>
                <wp:extent cx="7372350" cy="5676900"/>
                <wp:effectExtent l="0" t="0" r="19050" b="19050"/>
                <wp:wrapTight wrapText="bothSides">
                  <wp:wrapPolygon edited="0">
                    <wp:start x="0" y="0"/>
                    <wp:lineTo x="0" y="21600"/>
                    <wp:lineTo x="21600" y="21600"/>
                    <wp:lineTo x="21600" y="0"/>
                    <wp:lineTo x="0" y="0"/>
                  </wp:wrapPolygon>
                </wp:wrapTight>
                <wp:docPr id="1751849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5676900"/>
                        </a:xfrm>
                        <a:prstGeom prst="rect">
                          <a:avLst/>
                        </a:prstGeom>
                        <a:solidFill>
                          <a:srgbClr val="FFFFFF"/>
                        </a:solidFill>
                        <a:ln w="9525">
                          <a:solidFill>
                            <a:srgbClr val="000000"/>
                          </a:solidFill>
                          <a:miter lim="800000"/>
                          <a:headEnd/>
                          <a:tailEnd/>
                        </a:ln>
                      </wps:spPr>
                      <wps:txb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r w:rsidRPr="00F25E0C">
                              <w:rPr>
                                <w:rFonts w:ascii="Consolas" w:eastAsia="Times New Roman" w:hAnsi="Consolas" w:cs="Times New Roman"/>
                                <w:color w:val="DCDCAA"/>
                                <w:kern w:val="0"/>
                                <w:sz w:val="21"/>
                                <w:szCs w:val="21"/>
                                <w14:ligatures w14:val="none"/>
                              </w:rPr>
                              <w:t>CreateRelay</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get joincode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Ideally, you'll display this somewhere or find away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"dtls"</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r w:rsidRPr="00F25E0C">
                              <w:rPr>
                                <w:rFonts w:ascii="Consolas" w:eastAsia="Times New Roman" w:hAnsi="Consolas" w:cs="Times New Roman"/>
                                <w:color w:val="CCCCCC"/>
                                <w:kern w:val="0"/>
                                <w:sz w:val="21"/>
                                <w:szCs w:val="21"/>
                                <w14:ligatures w14:val="none"/>
                              </w:rPr>
                              <w:t>();</w:t>
                            </w:r>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65F7" id="_x0000_s1028" type="#_x0000_t202" style="position:absolute;margin-left:-54pt;margin-top:28.25pt;width:580.5pt;height:4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hEFgIAACcEAAAOAAAAZHJzL2Uyb0RvYy54bWysU9tu2zAMfR+wfxD0vthxc2mMKEWXLsOA&#10;7gJ0+wBZlmNhsqhJSuzu60fJaRp028swPQikSB2Sh+T6Zug0OUrnFRhGp5OcEmkE1MrsGf32dffm&#10;m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">
                <v:textbo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r w:rsidRPr="00F25E0C">
                        <w:rPr>
                          <w:rFonts w:ascii="Consolas" w:eastAsia="Times New Roman" w:hAnsi="Consolas" w:cs="Times New Roman"/>
                          <w:color w:val="DCDCAA"/>
                          <w:kern w:val="0"/>
                          <w:sz w:val="21"/>
                          <w:szCs w:val="21"/>
                          <w14:ligatures w14:val="none"/>
                        </w:rPr>
                        <w:t>CreateRelay</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get joincode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Ideally, you'll display this somewhere or find away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"dtls"</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r w:rsidRPr="00F25E0C">
                        <w:rPr>
                          <w:rFonts w:ascii="Consolas" w:eastAsia="Times New Roman" w:hAnsi="Consolas" w:cs="Times New Roman"/>
                          <w:color w:val="CCCCCC"/>
                          <w:kern w:val="0"/>
                          <w:sz w:val="21"/>
                          <w:szCs w:val="21"/>
                          <w14:ligatures w14:val="none"/>
                        </w:rPr>
                        <w:t>();</w:t>
                      </w:r>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v:textbox>
                <w10:wrap type="tight"/>
              </v:shape>
            </w:pict>
          </mc:Fallback>
        </mc:AlternateContent>
      </w:r>
      <w:r>
        <w:t>For most part its just calling a series of functions to get the get allocation from Unity, connect that to  our Network, and then starting the host/server/client:</w:t>
      </w:r>
    </w:p>
    <w:p w14:paraId="46B1C4AD" w14:textId="77777777" w:rsidR="00EE3E73" w:rsidRDefault="00EE3E73">
      <w:pPr>
        <w:rPr>
          <w:rFonts w:asciiTheme="majorHAnsi" w:eastAsiaTheme="majorEastAsia" w:hAnsiTheme="majorHAnsi" w:cstheme="majorBidi"/>
          <w:i/>
          <w:iCs/>
          <w:color w:val="2F5496" w:themeColor="accent1" w:themeShade="BF"/>
        </w:rPr>
      </w:pPr>
      <w:r>
        <w:br w:type="page"/>
      </w:r>
    </w:p>
    <w:p w14:paraId="213A2611" w14:textId="33831462" w:rsidR="00EE3E73" w:rsidRDefault="00EE3E73" w:rsidP="00EE3E73">
      <w:pPr>
        <w:pStyle w:val="Heading4"/>
      </w:pPr>
      <w:r>
        <w:lastRenderedPageBreak/>
        <w:t>Joining Relay:</w:t>
      </w:r>
    </w:p>
    <w:p w14:paraId="658B7E8F" w14:textId="1BD89D46" w:rsidR="00EE3E73" w:rsidRPr="00EE3E73" w:rsidRDefault="00EE3E73" w:rsidP="00EE3E73">
      <w:r>
        <w:t>Again, pretty much getting the necessary functions to connect.</w:t>
      </w:r>
    </w:p>
    <w:p w14:paraId="4ED318F7" w14:textId="4F8AD6F2" w:rsidR="00EE3E73" w:rsidRPr="00F25E0C" w:rsidRDefault="00EE3E73" w:rsidP="00EE3E73">
      <w:r>
        <w:rPr>
          <w:noProof/>
        </w:rPr>
        <mc:AlternateContent>
          <mc:Choice Requires="wps">
            <w:drawing>
              <wp:inline distT="0" distB="0" distL="0" distR="0" wp14:anchorId="13719DD1" wp14:editId="74AE23C7">
                <wp:extent cx="7372350" cy="3124200"/>
                <wp:effectExtent l="0" t="0" r="19050" b="19050"/>
                <wp:docPr id="563816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3124200"/>
                        </a:xfrm>
                        <a:prstGeom prst="rect">
                          <a:avLst/>
                        </a:prstGeom>
                        <a:solidFill>
                          <a:srgbClr val="FFFFFF"/>
                        </a:solidFill>
                        <a:ln w="9525">
                          <a:solidFill>
                            <a:srgbClr val="000000"/>
                          </a:solidFill>
                          <a:miter lim="800000"/>
                          <a:headEnd/>
                          <a:tailEnd/>
                        </a:ln>
                      </wps:spPr>
                      <wps:txb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CDCAA"/>
                                <w:kern w:val="0"/>
                                <w:sz w:val="21"/>
                                <w:szCs w:val="21"/>
                                <w14:ligatures w14:val="none"/>
                              </w:rPr>
                              <w:t>JoinRelay</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JoinAllocation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"dtls"</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r w:rsidRPr="00EE3E73">
                              <w:rPr>
                                <w:rFonts w:ascii="Consolas" w:eastAsia="Times New Roman" w:hAnsi="Consolas" w:cs="Times New Roman"/>
                                <w:color w:val="CCCCCC"/>
                                <w:kern w:val="0"/>
                                <w:sz w:val="21"/>
                                <w:szCs w:val="21"/>
                                <w14:ligatures w14:val="none"/>
                              </w:rPr>
                              <w:t>();</w:t>
                            </w:r>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r w:rsidRPr="00EE3E73">
                              <w:rPr>
                                <w:rFonts w:ascii="Consolas" w:eastAsia="Times New Roman" w:hAnsi="Consolas" w:cs="Times New Roman"/>
                                <w:color w:val="C586C0"/>
                                <w:kern w:val="0"/>
                                <w:sz w:val="21"/>
                                <w:szCs w:val="21"/>
                                <w14:ligatures w14:val="none"/>
                              </w:rPr>
                              <w:t>catch</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4EC9B0"/>
                                <w:kern w:val="0"/>
                                <w:sz w:val="21"/>
                                <w:szCs w:val="21"/>
                                <w14:ligatures w14:val="none"/>
                              </w:rPr>
                              <w:t>RelayServiceException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wps:txbx>
                      <wps:bodyPr rot="0" vert="horz" wrap="square" lIns="91440" tIns="45720" rIns="91440" bIns="45720" anchor="t" anchorCtr="0">
                        <a:noAutofit/>
                      </wps:bodyPr>
                    </wps:wsp>
                  </a:graphicData>
                </a:graphic>
              </wp:inline>
            </w:drawing>
          </mc:Choice>
          <mc:Fallback>
            <w:pict>
              <v:shape w14:anchorId="13719DD1" id="_x0000_s1029" type="#_x0000_t202" style="width:58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mXFQIAACcEAAAOAAAAZHJzL2Uyb0RvYy54bWysk9uO2yAQhu8r9R0Q940TJ2l2rTirbbap&#10;Km0P0rYPgAHHqJihQGKnT78D9mbT001VXyDGA//MfDOsb/pWk6N0XoEp6WwypUQaDkKZfUm/ftm9&#10;uqL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">
                <v:textbo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CDCAA"/>
                          <w:kern w:val="0"/>
                          <w:sz w:val="21"/>
                          <w:szCs w:val="21"/>
                          <w14:ligatures w14:val="none"/>
                        </w:rPr>
                        <w:t>JoinRelay</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JoinAllocation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"dtls"</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r w:rsidRPr="00EE3E73">
                        <w:rPr>
                          <w:rFonts w:ascii="Consolas" w:eastAsia="Times New Roman" w:hAnsi="Consolas" w:cs="Times New Roman"/>
                          <w:color w:val="CCCCCC"/>
                          <w:kern w:val="0"/>
                          <w:sz w:val="21"/>
                          <w:szCs w:val="21"/>
                          <w14:ligatures w14:val="none"/>
                        </w:rPr>
                        <w:t>();</w:t>
                      </w:r>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r w:rsidRPr="00EE3E73">
                        <w:rPr>
                          <w:rFonts w:ascii="Consolas" w:eastAsia="Times New Roman" w:hAnsi="Consolas" w:cs="Times New Roman"/>
                          <w:color w:val="C586C0"/>
                          <w:kern w:val="0"/>
                          <w:sz w:val="21"/>
                          <w:szCs w:val="21"/>
                          <w14:ligatures w14:val="none"/>
                        </w:rPr>
                        <w:t>catch</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4EC9B0"/>
                          <w:kern w:val="0"/>
                          <w:sz w:val="21"/>
                          <w:szCs w:val="21"/>
                          <w14:ligatures w14:val="none"/>
                        </w:rPr>
                        <w:t>RelayServiceException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v:textbox>
                <w10:anchorlock/>
              </v:shape>
            </w:pict>
          </mc:Fallback>
        </mc:AlternateContent>
      </w:r>
    </w:p>
    <w:p w14:paraId="38097502" w14:textId="47ABEF32" w:rsidR="009B7AD4" w:rsidRDefault="00413228" w:rsidP="00413228">
      <w:pPr>
        <w:pStyle w:val="Heading3"/>
      </w:pPr>
      <w:bookmarkStart w:id="22" w:name="_Toc156825309"/>
      <w:r>
        <w:t>Testing</w:t>
      </w:r>
      <w:bookmarkEnd w:id="22"/>
    </w:p>
    <w:p w14:paraId="7C268037" w14:textId="020E15D3" w:rsidR="00413228" w:rsidRDefault="00413228" w:rsidP="00413228">
      <w:pPr>
        <w:pStyle w:val="Heading4"/>
      </w:pPr>
      <w:r>
        <w:t>Simple GUI</w:t>
      </w:r>
    </w:p>
    <w:p w14:paraId="3C430686" w14:textId="18270105" w:rsidR="00413228" w:rsidRDefault="00413228" w:rsidP="00413228">
      <w:r>
        <w:t>For a testing  GUI, I create a textbox to input a joinCode, 2 buttons (one for join, one for hosting), and finally a UIManager script on some GameObject in the Scene:</w:t>
      </w:r>
    </w:p>
    <w:p w14:paraId="6F9D5C96" w14:textId="494302F4" w:rsidR="00413228" w:rsidRDefault="00282065" w:rsidP="00413228">
      <w:pPr>
        <w:pStyle w:val="ListParagraph"/>
        <w:numPr>
          <w:ilvl w:val="0"/>
          <w:numId w:val="19"/>
        </w:numPr>
      </w:pPr>
      <w:r w:rsidRPr="00282065">
        <w:rPr>
          <w:noProof/>
        </w:rPr>
        <w:drawing>
          <wp:inline distT="0" distB="0" distL="0" distR="0" wp14:anchorId="7547F651" wp14:editId="64C17869">
            <wp:extent cx="4982270" cy="781159"/>
            <wp:effectExtent l="0" t="0" r="8890" b="0"/>
            <wp:docPr id="194544463" name="Picture 1" descr="A black and whit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463" name="Picture 1" descr="A black and white screen with a black background&#10;&#10;Description automatically generated"/>
                    <pic:cNvPicPr/>
                  </pic:nvPicPr>
                  <pic:blipFill>
                    <a:blip r:embed="rId28"/>
                    <a:stretch>
                      <a:fillRect/>
                    </a:stretch>
                  </pic:blipFill>
                  <pic:spPr>
                    <a:xfrm>
                      <a:off x="0" y="0"/>
                      <a:ext cx="4982270" cy="781159"/>
                    </a:xfrm>
                    <a:prstGeom prst="rect">
                      <a:avLst/>
                    </a:prstGeom>
                  </pic:spPr>
                </pic:pic>
              </a:graphicData>
            </a:graphic>
          </wp:inline>
        </w:drawing>
      </w:r>
    </w:p>
    <w:p w14:paraId="2019D033" w14:textId="4186FE49" w:rsidR="00413228" w:rsidRDefault="00413228" w:rsidP="00413228">
      <w:pPr>
        <w:pStyle w:val="ListParagraph"/>
        <w:numPr>
          <w:ilvl w:val="0"/>
          <w:numId w:val="19"/>
        </w:numPr>
      </w:pPr>
      <w:r>
        <w:rPr>
          <w:noProof/>
        </w:rPr>
        <w:lastRenderedPageBreak/>
        <mc:AlternateContent>
          <mc:Choice Requires="wps">
            <w:drawing>
              <wp:inline distT="0" distB="0" distL="0" distR="0" wp14:anchorId="72D613BA" wp14:editId="6365B27B">
                <wp:extent cx="5686425" cy="6819900"/>
                <wp:effectExtent l="0" t="0" r="28575" b="19050"/>
                <wp:docPr id="206080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6819900"/>
                        </a:xfrm>
                        <a:prstGeom prst="rect">
                          <a:avLst/>
                        </a:prstGeom>
                        <a:solidFill>
                          <a:srgbClr val="FFFFFF"/>
                        </a:solidFill>
                        <a:ln w="9525">
                          <a:solidFill>
                            <a:srgbClr val="000000"/>
                          </a:solidFill>
                          <a:miter lim="800000"/>
                          <a:headEnd/>
                          <a:tailEnd/>
                        </a:ln>
                      </wps:spPr>
                      <wps:txb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4EC9B0"/>
                                <w:kern w:val="0"/>
                                <w:sz w:val="21"/>
                                <w:szCs w:val="21"/>
                                <w14:ligatures w14:val="none"/>
                              </w:rPr>
                              <w:t>TMPro</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 </w:t>
                            </w:r>
                            <w:r w:rsidRPr="00413228">
                              <w:rPr>
                                <w:rFonts w:ascii="Consolas" w:eastAsia="Times New Roman" w:hAnsi="Consolas" w:cs="Times New Roman"/>
                                <w:color w:val="4EC9B0"/>
                                <w:kern w:val="0"/>
                                <w:sz w:val="21"/>
                                <w:szCs w:val="21"/>
                                <w14:ligatures w14:val="none"/>
                              </w:rPr>
                              <w:t>MonoBehaviour</w:t>
                            </w:r>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CCCCCC"/>
                                <w:kern w:val="0"/>
                                <w:sz w:val="21"/>
                                <w:szCs w:val="21"/>
                                <w14:ligatures w14:val="none"/>
                              </w:rPr>
                              <w:t>;</w:t>
                            </w:r>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TMP_InputField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CCCCCC"/>
                                <w:kern w:val="0"/>
                                <w:sz w:val="21"/>
                                <w:szCs w:val="21"/>
                                <w14:ligatures w14:val="none"/>
                              </w:rPr>
                              <w:t>;</w:t>
                            </w:r>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CCCCCC"/>
                                <w:kern w:val="0"/>
                                <w:sz w:val="21"/>
                                <w:szCs w:val="21"/>
                                <w14:ligatures w14:val="none"/>
                              </w:rPr>
                              <w:t>;</w:t>
                            </w:r>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JoinButton</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should probalby move this out so you don't display a wrong code but i'm lazy</w:t>
                            </w:r>
                            <w:r w:rsidR="00927211">
                              <w:rPr>
                                <w:rFonts w:ascii="Consolas" w:eastAsia="Times New Roman" w:hAnsi="Consolas" w:cs="Times New Roman"/>
                                <w:color w:val="6A9955"/>
                                <w:kern w:val="0"/>
                                <w:sz w:val="21"/>
                                <w:szCs w:val="21"/>
                                <w14:ligatures w14:val="none"/>
                              </w:rPr>
                              <w:t>, you can delegate it to relay_join event and remove both in Join+Host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HostButton</w:t>
                            </w:r>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you don't need to do this, you can just have button reference RelayManager and  use the CreateRelay()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r w:rsidRPr="00413228">
                              <w:rPr>
                                <w:rFonts w:ascii="Consolas" w:eastAsia="Times New Roman" w:hAnsi="Consolas" w:cs="Times New Roman"/>
                                <w:color w:val="CCCCCC"/>
                                <w:kern w:val="0"/>
                                <w:sz w:val="21"/>
                                <w:szCs w:val="21"/>
                                <w14:ligatures w14:val="none"/>
                              </w:rPr>
                              <w:t>);</w:t>
                            </w:r>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wps:txbx>
                      <wps:bodyPr rot="0" vert="horz" wrap="square" lIns="91440" tIns="45720" rIns="91440" bIns="45720" anchor="t" anchorCtr="0">
                        <a:noAutofit/>
                      </wps:bodyPr>
                    </wps:wsp>
                  </a:graphicData>
                </a:graphic>
              </wp:inline>
            </w:drawing>
          </mc:Choice>
          <mc:Fallback>
            <w:pict>
              <v:shape w14:anchorId="72D613BA" id="_x0000_s1030" type="#_x0000_t202" style="width:447.7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">
                <v:textbo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4EC9B0"/>
                          <w:kern w:val="0"/>
                          <w:sz w:val="21"/>
                          <w:szCs w:val="21"/>
                          <w14:ligatures w14:val="none"/>
                        </w:rPr>
                        <w:t>TMPro</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 </w:t>
                      </w:r>
                      <w:r w:rsidRPr="00413228">
                        <w:rPr>
                          <w:rFonts w:ascii="Consolas" w:eastAsia="Times New Roman" w:hAnsi="Consolas" w:cs="Times New Roman"/>
                          <w:color w:val="4EC9B0"/>
                          <w:kern w:val="0"/>
                          <w:sz w:val="21"/>
                          <w:szCs w:val="21"/>
                          <w14:ligatures w14:val="none"/>
                        </w:rPr>
                        <w:t>MonoBehaviour</w:t>
                      </w:r>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CCCCCC"/>
                          <w:kern w:val="0"/>
                          <w:sz w:val="21"/>
                          <w:szCs w:val="21"/>
                          <w14:ligatures w14:val="none"/>
                        </w:rPr>
                        <w:t>;</w:t>
                      </w:r>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TMP_InputField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CCCCCC"/>
                          <w:kern w:val="0"/>
                          <w:sz w:val="21"/>
                          <w:szCs w:val="21"/>
                          <w14:ligatures w14:val="none"/>
                        </w:rPr>
                        <w:t>;</w:t>
                      </w:r>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CCCCCC"/>
                          <w:kern w:val="0"/>
                          <w:sz w:val="21"/>
                          <w:szCs w:val="21"/>
                          <w14:ligatures w14:val="none"/>
                        </w:rPr>
                        <w:t>;</w:t>
                      </w:r>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JoinButton</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should probalby move this out so you don't display a wrong code but i'm lazy</w:t>
                      </w:r>
                      <w:r w:rsidR="00927211">
                        <w:rPr>
                          <w:rFonts w:ascii="Consolas" w:eastAsia="Times New Roman" w:hAnsi="Consolas" w:cs="Times New Roman"/>
                          <w:color w:val="6A9955"/>
                          <w:kern w:val="0"/>
                          <w:sz w:val="21"/>
                          <w:szCs w:val="21"/>
                          <w14:ligatures w14:val="none"/>
                        </w:rPr>
                        <w:t>, you can delegate it to relay_join event and remove both in Join+Host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HostButton</w:t>
                      </w:r>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you don't need to do this, you can just have button reference RelayManager and  use the CreateRelay()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r w:rsidRPr="00413228">
                        <w:rPr>
                          <w:rFonts w:ascii="Consolas" w:eastAsia="Times New Roman" w:hAnsi="Consolas" w:cs="Times New Roman"/>
                          <w:color w:val="CCCCCC"/>
                          <w:kern w:val="0"/>
                          <w:sz w:val="21"/>
                          <w:szCs w:val="21"/>
                          <w14:ligatures w14:val="none"/>
                        </w:rPr>
                        <w:t>);</w:t>
                      </w:r>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v:textbox>
                <w10:anchorlock/>
              </v:shape>
            </w:pict>
          </mc:Fallback>
        </mc:AlternateContent>
      </w:r>
    </w:p>
    <w:p w14:paraId="2C16298F" w14:textId="1ACFD9B8" w:rsidR="00282065" w:rsidRDefault="00282065" w:rsidP="00413228">
      <w:pPr>
        <w:pStyle w:val="ListParagraph"/>
        <w:numPr>
          <w:ilvl w:val="0"/>
          <w:numId w:val="19"/>
        </w:numPr>
      </w:pPr>
      <w:r>
        <w:t>Once you connect the components to UIManager, you can Build and Run</w:t>
      </w:r>
    </w:p>
    <w:p w14:paraId="5CF1CE86" w14:textId="662C28E7" w:rsidR="00282065" w:rsidRDefault="00282065" w:rsidP="00413228">
      <w:pPr>
        <w:pStyle w:val="ListParagraph"/>
        <w:numPr>
          <w:ilvl w:val="0"/>
          <w:numId w:val="19"/>
        </w:numPr>
      </w:pPr>
      <w:r>
        <w:t>On one side, hit host:</w:t>
      </w:r>
    </w:p>
    <w:p w14:paraId="2106BEFC" w14:textId="1D32EF72" w:rsidR="00282065" w:rsidRDefault="00282065" w:rsidP="00282065">
      <w:pPr>
        <w:pStyle w:val="ListParagraph"/>
        <w:numPr>
          <w:ilvl w:val="1"/>
          <w:numId w:val="19"/>
        </w:numPr>
      </w:pPr>
      <w:r w:rsidRPr="00282065">
        <w:rPr>
          <w:noProof/>
        </w:rPr>
        <w:lastRenderedPageBreak/>
        <w:drawing>
          <wp:inline distT="0" distB="0" distL="0" distR="0" wp14:anchorId="3A4F307E" wp14:editId="7081F6A7">
            <wp:extent cx="2967212" cy="1847850"/>
            <wp:effectExtent l="0" t="0" r="5080" b="0"/>
            <wp:docPr id="1245371316" name="Picture 1"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1316" name="Picture 1" descr="A white and blue background&#10;&#10;Description automatically generated"/>
                    <pic:cNvPicPr/>
                  </pic:nvPicPr>
                  <pic:blipFill>
                    <a:blip r:embed="rId29"/>
                    <a:stretch>
                      <a:fillRect/>
                    </a:stretch>
                  </pic:blipFill>
                  <pic:spPr>
                    <a:xfrm>
                      <a:off x="0" y="0"/>
                      <a:ext cx="2970203" cy="1849713"/>
                    </a:xfrm>
                    <a:prstGeom prst="rect">
                      <a:avLst/>
                    </a:prstGeom>
                  </pic:spPr>
                </pic:pic>
              </a:graphicData>
            </a:graphic>
          </wp:inline>
        </w:drawing>
      </w:r>
      <w:r>
        <w:br/>
        <w:t>Get the JoinCode from the RelayManagere, your Text Display, or maybe your Console Log</w:t>
      </w:r>
    </w:p>
    <w:p w14:paraId="55EB8FDD" w14:textId="47DD2E2C" w:rsidR="00282065" w:rsidRDefault="00282065" w:rsidP="00282065">
      <w:pPr>
        <w:pStyle w:val="ListParagraph"/>
        <w:numPr>
          <w:ilvl w:val="0"/>
          <w:numId w:val="19"/>
        </w:numPr>
      </w:pPr>
      <w:r>
        <w:t>On other instance, put Code into TextBox and Hit Join</w:t>
      </w:r>
    </w:p>
    <w:p w14:paraId="6019FEDF" w14:textId="48F342AD" w:rsidR="00282065" w:rsidRPr="00413228" w:rsidRDefault="00282065" w:rsidP="00282065">
      <w:pPr>
        <w:pStyle w:val="ListParagraph"/>
        <w:numPr>
          <w:ilvl w:val="1"/>
          <w:numId w:val="19"/>
        </w:numPr>
      </w:pPr>
      <w:r>
        <w:t>Your second player Prefab should join in!</w:t>
      </w:r>
      <w:r>
        <w:br/>
      </w:r>
      <w:r w:rsidRPr="00282065">
        <w:rPr>
          <w:noProof/>
        </w:rPr>
        <w:drawing>
          <wp:inline distT="0" distB="0" distL="0" distR="0" wp14:anchorId="3751BA3E" wp14:editId="435CFB18">
            <wp:extent cx="3303995" cy="2336800"/>
            <wp:effectExtent l="0" t="0" r="0" b="6350"/>
            <wp:docPr id="449691070" name="Picture 1" descr="A cartoon character in a snow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1070" name="Picture 1" descr="A cartoon character in a snowy area&#10;&#10;Description automatically generated"/>
                    <pic:cNvPicPr/>
                  </pic:nvPicPr>
                  <pic:blipFill>
                    <a:blip r:embed="rId30"/>
                    <a:stretch>
                      <a:fillRect/>
                    </a:stretch>
                  </pic:blipFill>
                  <pic:spPr>
                    <a:xfrm>
                      <a:off x="0" y="0"/>
                      <a:ext cx="3311291" cy="2341960"/>
                    </a:xfrm>
                    <a:prstGeom prst="rect">
                      <a:avLst/>
                    </a:prstGeom>
                  </pic:spPr>
                </pic:pic>
              </a:graphicData>
            </a:graphic>
          </wp:inline>
        </w:drawing>
      </w:r>
    </w:p>
    <w:p w14:paraId="6279D183" w14:textId="5DDA9F19" w:rsidR="009B7AD4" w:rsidRPr="0070348D" w:rsidRDefault="009B7AD4" w:rsidP="0070348D"/>
    <w:p w14:paraId="39F04230" w14:textId="77777777" w:rsidR="00282065" w:rsidRDefault="00282065">
      <w:pPr>
        <w:rPr>
          <w:rFonts w:ascii="Roboto" w:eastAsiaTheme="majorEastAsia" w:hAnsi="Roboto" w:cstheme="majorBidi"/>
          <w:color w:val="2F5496" w:themeColor="accent1" w:themeShade="BF"/>
          <w:sz w:val="32"/>
          <w:szCs w:val="32"/>
        </w:rPr>
      </w:pPr>
      <w:r>
        <w:br w:type="page"/>
      </w:r>
    </w:p>
    <w:p w14:paraId="06ED1C91" w14:textId="4618A149" w:rsidR="00E97C7B" w:rsidRDefault="00E97C7B" w:rsidP="00F54FFB">
      <w:pPr>
        <w:pStyle w:val="Heading1"/>
      </w:pPr>
      <w:bookmarkStart w:id="23" w:name="_Toc156825310"/>
      <w:r>
        <w:lastRenderedPageBreak/>
        <w:t>Changes to Scripting</w:t>
      </w:r>
      <w:bookmarkEnd w:id="23"/>
    </w:p>
    <w:p w14:paraId="710173A0" w14:textId="522A564B" w:rsidR="00714FFC" w:rsidRDefault="00714FFC" w:rsidP="00714FFC">
      <w:r>
        <w:t>In this section, I’ll mention important features you should add to a basic single player script (you should’ve gone over this in another tutorial or in class)</w:t>
      </w:r>
    </w:p>
    <w:p w14:paraId="76018D5A" w14:textId="69BAC27A" w:rsidR="00E97C7B" w:rsidRDefault="00E97C7B" w:rsidP="00E97C7B">
      <w:pPr>
        <w:pStyle w:val="Heading2"/>
      </w:pPr>
      <w:bookmarkStart w:id="24" w:name="_Toc156825311"/>
      <w:r>
        <w:t>NetworkBehavior</w:t>
      </w:r>
      <w:bookmarkEnd w:id="24"/>
    </w:p>
    <w:p w14:paraId="495B4F6F" w14:textId="6A58842D" w:rsidR="00E97C7B" w:rsidRDefault="00E97C7B" w:rsidP="00E97C7B">
      <w:r>
        <w:t xml:space="preserve">Most scripts default to </w:t>
      </w:r>
      <w:r>
        <w:rPr>
          <w:b/>
          <w:bCs/>
          <w:i/>
          <w:iCs/>
        </w:rPr>
        <w:t>MonoBehavior</w:t>
      </w:r>
      <w:r>
        <w:t xml:space="preserve">. To have access to </w:t>
      </w:r>
      <w:r w:rsidR="008B2FB2">
        <w:t xml:space="preserve">unique network functionality </w:t>
      </w:r>
      <w:r>
        <w:t xml:space="preserve">like </w:t>
      </w:r>
      <w:r w:rsidRPr="008B2FB2">
        <w:rPr>
          <w:i/>
          <w:iCs/>
        </w:rPr>
        <w:t>object</w:t>
      </w:r>
      <w:r>
        <w:t xml:space="preserve"> </w:t>
      </w:r>
      <w:r>
        <w:rPr>
          <w:i/>
          <w:iCs/>
        </w:rPr>
        <w:t>ownership</w:t>
      </w:r>
      <w:r>
        <w:t xml:space="preserve">, </w:t>
      </w:r>
      <w:r>
        <w:rPr>
          <w:i/>
          <w:iCs/>
        </w:rPr>
        <w:t>ClientID</w:t>
      </w:r>
      <w:r>
        <w:t xml:space="preserve">, and </w:t>
      </w:r>
      <w:r>
        <w:rPr>
          <w:i/>
          <w:iCs/>
        </w:rPr>
        <w:t>Remote Procedure Calls</w:t>
      </w:r>
      <w:r>
        <w:t xml:space="preserve">, you’re going to need to change that to </w:t>
      </w:r>
      <w:r>
        <w:rPr>
          <w:b/>
          <w:bCs/>
          <w:i/>
          <w:iCs/>
        </w:rPr>
        <w:t>NetworkBehavior</w:t>
      </w:r>
    </w:p>
    <w:p w14:paraId="5BDF0150" w14:textId="278EB970" w:rsidR="00E97C7B" w:rsidRDefault="00E97C7B" w:rsidP="00E97C7B">
      <w:pPr>
        <w:jc w:val="center"/>
      </w:pPr>
      <w:r>
        <w:rPr>
          <w:noProof/>
        </w:rPr>
        <mc:AlternateContent>
          <mc:Choice Requires="wps">
            <w:drawing>
              <wp:inline distT="0" distB="0" distL="0" distR="0" wp14:anchorId="296CBEA7" wp14:editId="0B971920">
                <wp:extent cx="3609975" cy="857250"/>
                <wp:effectExtent l="0" t="0" r="28575" b="19050"/>
                <wp:docPr id="1112501861" name="Text Box 1"/>
                <wp:cNvGraphicFramePr/>
                <a:graphic xmlns:a="http://schemas.openxmlformats.org/drawingml/2006/main">
                  <a:graphicData uri="http://schemas.microsoft.com/office/word/2010/wordprocessingShape">
                    <wps:wsp>
                      <wps:cNvSpPr txBox="1"/>
                      <wps:spPr>
                        <a:xfrm>
                          <a:off x="0" y="0"/>
                          <a:ext cx="3609975" cy="857250"/>
                        </a:xfrm>
                        <a:prstGeom prst="rect">
                          <a:avLst/>
                        </a:prstGeom>
                        <a:solidFill>
                          <a:schemeClr val="lt1"/>
                        </a:solidFill>
                        <a:ln w="6350">
                          <a:solidFill>
                            <a:prstClr val="black"/>
                          </a:solidFill>
                        </a:ln>
                      </wps:spPr>
                      <wps:txb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9CDCFE"/>
                                <w:kern w:val="0"/>
                                <w:sz w:val="21"/>
                                <w:szCs w:val="21"/>
                                <w14:ligatures w14:val="none"/>
                              </w:rPr>
                              <w:t>Netcode</w:t>
                            </w:r>
                            <w:r w:rsidRPr="00E97C7B">
                              <w:rPr>
                                <w:rFonts w:ascii="Consolas" w:eastAsia="Times New Roman" w:hAnsi="Consolas" w:cs="Times New Roman"/>
                                <w:color w:val="CCCCCC"/>
                                <w:kern w:val="0"/>
                                <w:sz w:val="21"/>
                                <w:szCs w:val="21"/>
                                <w14:ligatures w14:val="none"/>
                              </w:rPr>
                              <w:t>;</w:t>
                            </w:r>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4EC9B0"/>
                                <w:kern w:val="0"/>
                                <w:sz w:val="21"/>
                                <w:szCs w:val="21"/>
                                <w14:ligatures w14:val="none"/>
                              </w:rPr>
                              <w:t>PlayerMovement</w:t>
                            </w:r>
                            <w:r w:rsidRPr="00E97C7B">
                              <w:rPr>
                                <w:rFonts w:ascii="Consolas" w:eastAsia="Times New Roman" w:hAnsi="Consolas" w:cs="Times New Roman"/>
                                <w:color w:val="CCCCCC"/>
                                <w:kern w:val="0"/>
                                <w:sz w:val="21"/>
                                <w:szCs w:val="21"/>
                                <w14:ligatures w14:val="none"/>
                              </w:rPr>
                              <w:t xml:space="preserve"> : </w:t>
                            </w:r>
                            <w:r w:rsidRPr="00E97C7B">
                              <w:rPr>
                                <w:rFonts w:ascii="Consolas" w:eastAsia="Times New Roman" w:hAnsi="Consolas" w:cs="Times New Roman"/>
                                <w:color w:val="9CDCFE"/>
                                <w:kern w:val="0"/>
                                <w:sz w:val="21"/>
                                <w:szCs w:val="21"/>
                                <w14:ligatures w14:val="none"/>
                              </w:rPr>
                              <w:t>NetworkBehaviour</w:t>
                            </w:r>
                          </w:p>
                          <w:p w14:paraId="00B04669" w14:textId="77777777" w:rsidR="00E97C7B" w:rsidRDefault="00E97C7B" w:rsidP="00E97C7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CBEA7" id="Text Box 1" o:spid="_x0000_s1031" type="#_x0000_t202" style="width:284.2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ouOgIAAIM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" fillcolor="white [3201]" strokeweight=".5pt">
                <v:textbo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9CDCFE"/>
                          <w:kern w:val="0"/>
                          <w:sz w:val="21"/>
                          <w:szCs w:val="21"/>
                          <w14:ligatures w14:val="none"/>
                        </w:rPr>
                        <w:t>Netcode</w:t>
                      </w:r>
                      <w:r w:rsidRPr="00E97C7B">
                        <w:rPr>
                          <w:rFonts w:ascii="Consolas" w:eastAsia="Times New Roman" w:hAnsi="Consolas" w:cs="Times New Roman"/>
                          <w:color w:val="CCCCCC"/>
                          <w:kern w:val="0"/>
                          <w:sz w:val="21"/>
                          <w:szCs w:val="21"/>
                          <w14:ligatures w14:val="none"/>
                        </w:rPr>
                        <w:t>;</w:t>
                      </w:r>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4EC9B0"/>
                          <w:kern w:val="0"/>
                          <w:sz w:val="21"/>
                          <w:szCs w:val="21"/>
                          <w14:ligatures w14:val="none"/>
                        </w:rPr>
                        <w:t>PlayerMovement</w:t>
                      </w:r>
                      <w:r w:rsidRPr="00E97C7B">
                        <w:rPr>
                          <w:rFonts w:ascii="Consolas" w:eastAsia="Times New Roman" w:hAnsi="Consolas" w:cs="Times New Roman"/>
                          <w:color w:val="CCCCCC"/>
                          <w:kern w:val="0"/>
                          <w:sz w:val="21"/>
                          <w:szCs w:val="21"/>
                          <w14:ligatures w14:val="none"/>
                        </w:rPr>
                        <w:t xml:space="preserve"> : </w:t>
                      </w:r>
                      <w:r w:rsidRPr="00E97C7B">
                        <w:rPr>
                          <w:rFonts w:ascii="Consolas" w:eastAsia="Times New Roman" w:hAnsi="Consolas" w:cs="Times New Roman"/>
                          <w:color w:val="9CDCFE"/>
                          <w:kern w:val="0"/>
                          <w:sz w:val="21"/>
                          <w:szCs w:val="21"/>
                          <w14:ligatures w14:val="none"/>
                        </w:rPr>
                        <w:t>NetworkBehaviour</w:t>
                      </w:r>
                    </w:p>
                    <w:p w14:paraId="00B04669" w14:textId="77777777" w:rsidR="00E97C7B" w:rsidRDefault="00E97C7B" w:rsidP="00E97C7B">
                      <w:pPr>
                        <w:jc w:val="both"/>
                      </w:pPr>
                    </w:p>
                  </w:txbxContent>
                </v:textbox>
                <w10:anchorlock/>
              </v:shape>
            </w:pict>
          </mc:Fallback>
        </mc:AlternateContent>
      </w:r>
    </w:p>
    <w:p w14:paraId="0B908FED" w14:textId="1A00625D" w:rsidR="00E97C7B" w:rsidRDefault="00E97C7B" w:rsidP="00E97C7B">
      <w:r>
        <w:t>You’ll also gain access to some notable functions and methods to use:</w:t>
      </w:r>
    </w:p>
    <w:p w14:paraId="450026E2" w14:textId="0C141DDC" w:rsidR="00E97C7B" w:rsidRDefault="00E97C7B" w:rsidP="00E97C7B">
      <w:pPr>
        <w:pStyle w:val="Heading3"/>
      </w:pPr>
      <w:bookmarkStart w:id="25" w:name="_Toc156825312"/>
      <w:r>
        <w:t>Useful Functions</w:t>
      </w:r>
      <w:r w:rsidR="00287748">
        <w:t>/Variables</w:t>
      </w:r>
      <w:bookmarkEnd w:id="25"/>
    </w:p>
    <w:p w14:paraId="673F22C8" w14:textId="3284E39E" w:rsidR="00E97C7B" w:rsidRDefault="00E97C7B" w:rsidP="00E97C7B">
      <w:pPr>
        <w:pStyle w:val="ListParagraph"/>
        <w:numPr>
          <w:ilvl w:val="0"/>
          <w:numId w:val="14"/>
        </w:numPr>
      </w:pPr>
      <w:r>
        <w:rPr>
          <w:b/>
          <w:bCs/>
        </w:rPr>
        <w:t>IsOwner()</w:t>
      </w:r>
      <w:r>
        <w:t xml:space="preserve"> – See if you’re owner </w:t>
      </w:r>
    </w:p>
    <w:p w14:paraId="26050102" w14:textId="043A4B6E" w:rsidR="0049685B" w:rsidRDefault="0049685B" w:rsidP="0049685B">
      <w:pPr>
        <w:pStyle w:val="ListParagraph"/>
        <w:numPr>
          <w:ilvl w:val="1"/>
          <w:numId w:val="14"/>
        </w:numPr>
      </w:pPr>
      <w:r>
        <w:rPr>
          <w:b/>
          <w:bCs/>
        </w:rPr>
        <w:t>IsLocalPlayer()</w:t>
      </w:r>
      <w:r>
        <w:t xml:space="preserve"> is also a nice alternative </w:t>
      </w:r>
    </w:p>
    <w:p w14:paraId="766339CA" w14:textId="5B8FB92C" w:rsidR="00E97C7B" w:rsidRPr="00E97C7B" w:rsidRDefault="00E97C7B" w:rsidP="00E97C7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9CDCFE"/>
          <w:kern w:val="0"/>
          <w:sz w:val="21"/>
          <w:szCs w:val="21"/>
          <w14:ligatures w14:val="none"/>
        </w:rPr>
        <w:t>OwnerClientId</w:t>
      </w:r>
    </w:p>
    <w:p w14:paraId="4B21CD9C" w14:textId="50CE0DF7" w:rsidR="00E97C7B" w:rsidRPr="0049685B" w:rsidRDefault="00287748" w:rsidP="0049685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r w:rsidRPr="00287748">
        <w:rPr>
          <w:rFonts w:ascii="Consolas" w:eastAsia="Times New Roman" w:hAnsi="Consolas" w:cs="Times New Roman"/>
          <w:color w:val="9CDCFE"/>
          <w:kern w:val="0"/>
          <w:sz w:val="21"/>
          <w:szCs w:val="21"/>
          <w14:ligatures w14:val="none"/>
        </w:rPr>
        <w:t>NetworkManager</w:t>
      </w:r>
      <w:r w:rsidRPr="00287748">
        <w:rPr>
          <w:rFonts w:ascii="Consolas" w:eastAsia="Times New Roman" w:hAnsi="Consolas" w:cs="Times New Roman"/>
          <w:color w:val="D4D4D4"/>
          <w:kern w:val="0"/>
          <w:sz w:val="21"/>
          <w:szCs w:val="21"/>
          <w14:ligatures w14:val="none"/>
        </w:rPr>
        <w:t>.</w:t>
      </w:r>
      <w:r w:rsidRPr="00287748">
        <w:rPr>
          <w:rFonts w:ascii="Consolas" w:eastAsia="Times New Roman" w:hAnsi="Consolas" w:cs="Times New Roman"/>
          <w:color w:val="9CDCFE"/>
          <w:kern w:val="0"/>
          <w:sz w:val="21"/>
          <w:szCs w:val="21"/>
          <w14:ligatures w14:val="none"/>
        </w:rPr>
        <w:t>IsServer</w:t>
      </w:r>
      <w:r>
        <w:rPr>
          <w:rFonts w:ascii="Consolas" w:eastAsia="Times New Roman" w:hAnsi="Consolas" w:cs="Times New Roman"/>
          <w:color w:val="9CDCFE"/>
          <w:kern w:val="0"/>
          <w:sz w:val="21"/>
          <w:szCs w:val="21"/>
          <w14:ligatures w14:val="none"/>
        </w:rPr>
        <w:t xml:space="preserve"> // bool for logic only on server side</w:t>
      </w:r>
    </w:p>
    <w:p w14:paraId="3E581D3A" w14:textId="17796964" w:rsidR="00E97C7B" w:rsidRDefault="00E97C7B" w:rsidP="00E97C7B">
      <w:pPr>
        <w:pStyle w:val="Heading3"/>
      </w:pPr>
      <w:bookmarkStart w:id="26" w:name="_Toc156825313"/>
      <w:r>
        <w:t>Useful Methods</w:t>
      </w:r>
      <w:bookmarkEnd w:id="26"/>
    </w:p>
    <w:p w14:paraId="15EECFB2" w14:textId="093CA4E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override</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void</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DCDCAA"/>
          <w:kern w:val="0"/>
          <w:sz w:val="21"/>
          <w:szCs w:val="21"/>
          <w14:ligatures w14:val="none"/>
        </w:rPr>
        <w:t>OnNetworkSpawn</w:t>
      </w:r>
      <w:r w:rsidRPr="00E97C7B">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
    <w:p w14:paraId="040B5DD4" w14:textId="77777777" w:rsidR="00E97C7B" w:rsidRPr="00E97C7B" w:rsidRDefault="00E97C7B" w:rsidP="00E97C7B">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base</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DCDCAA"/>
          <w:kern w:val="0"/>
          <w:sz w:val="21"/>
          <w:szCs w:val="21"/>
          <w14:ligatures w14:val="none"/>
        </w:rPr>
        <w:t>OnNetworkSpawn</w:t>
      </w:r>
      <w:r w:rsidRPr="00E97C7B">
        <w:rPr>
          <w:rFonts w:ascii="Consolas" w:eastAsia="Times New Roman" w:hAnsi="Consolas" w:cs="Times New Roman"/>
          <w:color w:val="CCCCCC"/>
          <w:kern w:val="0"/>
          <w:sz w:val="21"/>
          <w:szCs w:val="21"/>
          <w14:ligatures w14:val="none"/>
        </w:rPr>
        <w:t>();</w:t>
      </w:r>
    </w:p>
    <w:p w14:paraId="6829216F" w14:textId="6F4E33BC"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w:t>
      </w:r>
    </w:p>
    <w:p w14:paraId="7A7F5850" w14:textId="30D6A387" w:rsidR="00E97C7B" w:rsidRPr="00E97C7B" w:rsidRDefault="00E97C7B" w:rsidP="00E97C7B">
      <w:r>
        <w:t>Logic of when object is spawned on all connections. Useful for deleting/deactivating features or logic only one player should see (like disabling a HUD or life-bar)</w:t>
      </w:r>
    </w:p>
    <w:p w14:paraId="562B7961" w14:textId="77777777" w:rsidR="00E97C7B" w:rsidRPr="00E97C7B" w:rsidRDefault="00E97C7B" w:rsidP="00E97C7B"/>
    <w:p w14:paraId="561906F8" w14:textId="77777777" w:rsidR="00714FFC" w:rsidRDefault="00714FFC" w:rsidP="00714FFC">
      <w:pPr>
        <w:pStyle w:val="Heading2"/>
      </w:pPr>
      <w:bookmarkStart w:id="27" w:name="_Toc156825314"/>
      <w:r>
        <w:t>Camera</w:t>
      </w:r>
      <w:bookmarkEnd w:id="27"/>
    </w:p>
    <w:p w14:paraId="1240AC27" w14:textId="5BF596C9" w:rsidR="00714FFC" w:rsidRDefault="00714FFC" w:rsidP="00714FFC">
      <w:r>
        <w:t xml:space="preserve">You can attach a camera to your player prefab object and the instantiated player will automatically select it as the main camera. </w:t>
      </w:r>
      <w:r w:rsidR="00E97C7B">
        <w:t xml:space="preserve">Although this plays nice, you may want to </w:t>
      </w:r>
      <w:r w:rsidR="00287748">
        <w:t xml:space="preserve">consider using </w:t>
      </w:r>
      <w:r w:rsidR="00287748">
        <w:rPr>
          <w:b/>
          <w:bCs/>
        </w:rPr>
        <w:t>OnNetworkSpawn()</w:t>
      </w:r>
      <w:r w:rsidR="00287748">
        <w:t xml:space="preserve"> to remove/deactivate the camera if you don’t own the object (</w:t>
      </w:r>
      <w:r w:rsidR="00287748">
        <w:rPr>
          <w:b/>
          <w:bCs/>
        </w:rPr>
        <w:t>IsOwner())</w:t>
      </w:r>
      <w:r w:rsidR="00287748">
        <w:t>.</w:t>
      </w:r>
    </w:p>
    <w:p w14:paraId="0A5A885A" w14:textId="5233E65E" w:rsidR="00282065" w:rsidRDefault="00282065" w:rsidP="00714FFC">
      <w:r>
        <w:t>From earlier, if you were joining through the Unity Editor, you might have seen:</w:t>
      </w:r>
    </w:p>
    <w:p w14:paraId="67CF926B" w14:textId="6C70EB05" w:rsidR="00282065" w:rsidRPr="00287748" w:rsidRDefault="00282065" w:rsidP="00714FFC">
      <w:r w:rsidRPr="00282065">
        <w:rPr>
          <w:noProof/>
        </w:rPr>
        <w:drawing>
          <wp:inline distT="0" distB="0" distL="0" distR="0" wp14:anchorId="42F522D7" wp14:editId="1DB12D02">
            <wp:extent cx="5943600" cy="314960"/>
            <wp:effectExtent l="0" t="0" r="0" b="8890"/>
            <wp:docPr id="14312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4685" name=""/>
                    <pic:cNvPicPr/>
                  </pic:nvPicPr>
                  <pic:blipFill>
                    <a:blip r:embed="rId31"/>
                    <a:stretch>
                      <a:fillRect/>
                    </a:stretch>
                  </pic:blipFill>
                  <pic:spPr>
                    <a:xfrm>
                      <a:off x="0" y="0"/>
                      <a:ext cx="5943600" cy="314960"/>
                    </a:xfrm>
                    <a:prstGeom prst="rect">
                      <a:avLst/>
                    </a:prstGeom>
                  </pic:spPr>
                </pic:pic>
              </a:graphicData>
            </a:graphic>
          </wp:inline>
        </w:drawing>
      </w:r>
    </w:p>
    <w:p w14:paraId="4BA4FCAA" w14:textId="03EA30E9" w:rsidR="00714FFC" w:rsidRPr="00714FFC" w:rsidRDefault="00714FFC" w:rsidP="00714FFC">
      <w:pPr>
        <w:pStyle w:val="Heading2"/>
      </w:pPr>
      <w:bookmarkStart w:id="28" w:name="_Toc156825315"/>
      <w:r>
        <w:t>Movement itself</w:t>
      </w:r>
      <w:bookmarkEnd w:id="28"/>
    </w:p>
    <w:p w14:paraId="38AAFDAA" w14:textId="192029A3" w:rsidR="00714FFC" w:rsidRDefault="00714FFC" w:rsidP="00FD6C66">
      <w:r>
        <w:t xml:space="preserve">For the most part, player movement </w:t>
      </w:r>
      <w:r w:rsidR="00E97C7B">
        <w:t xml:space="preserve">is the same is multiplayer with one exception: If you’re testing things out you might find that </w:t>
      </w:r>
      <w:r w:rsidR="00E97C7B" w:rsidRPr="00E97C7B">
        <w:rPr>
          <w:i/>
          <w:iCs/>
        </w:rPr>
        <w:t>one user is moving both players</w:t>
      </w:r>
      <w:r w:rsidR="00E97C7B">
        <w:t>. To prevent this, you want either:</w:t>
      </w:r>
    </w:p>
    <w:p w14:paraId="01A9BBD4" w14:textId="77777777"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C586C0"/>
          <w:kern w:val="0"/>
          <w:sz w:val="21"/>
          <w:szCs w:val="21"/>
          <w14:ligatures w14:val="none"/>
        </w:rPr>
        <w:t>if</w:t>
      </w:r>
      <w:r w:rsidRPr="00E97C7B">
        <w:rPr>
          <w:rFonts w:ascii="Consolas" w:eastAsia="Times New Roman" w:hAnsi="Consolas" w:cs="Times New Roman"/>
          <w:color w:val="CCCCCC"/>
          <w:kern w:val="0"/>
          <w:sz w:val="21"/>
          <w:szCs w:val="21"/>
          <w14:ligatures w14:val="none"/>
        </w:rPr>
        <w:t>(</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9CDCFE"/>
          <w:kern w:val="0"/>
          <w:sz w:val="21"/>
          <w:szCs w:val="21"/>
          <w14:ligatures w14:val="none"/>
        </w:rPr>
        <w:t>IsOwner</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C586C0"/>
          <w:kern w:val="0"/>
          <w:sz w:val="21"/>
          <w:szCs w:val="21"/>
          <w14:ligatures w14:val="none"/>
        </w:rPr>
        <w:t>return</w:t>
      </w:r>
      <w:r w:rsidRPr="00E97C7B">
        <w:rPr>
          <w:rFonts w:ascii="Consolas" w:eastAsia="Times New Roman" w:hAnsi="Consolas" w:cs="Times New Roman"/>
          <w:color w:val="CCCCCC"/>
          <w:kern w:val="0"/>
          <w:sz w:val="21"/>
          <w:szCs w:val="21"/>
          <w14:ligatures w14:val="none"/>
        </w:rPr>
        <w:t>;</w:t>
      </w:r>
    </w:p>
    <w:p w14:paraId="0A08C78E" w14:textId="65DEE423" w:rsidR="00E97C7B" w:rsidRDefault="00E97C7B" w:rsidP="00E97C7B">
      <w:r>
        <w:lastRenderedPageBreak/>
        <w:t>to ignore further processing by non-owner controls (clients/players inherently own their own player prefabs)</w:t>
      </w:r>
    </w:p>
    <w:p w14:paraId="4B56DEAF" w14:textId="2E40FFF1" w:rsidR="00E97C7B" w:rsidRDefault="00E97C7B" w:rsidP="00E97C7B">
      <w:r>
        <w:t>OR</w:t>
      </w:r>
    </w:p>
    <w:p w14:paraId="4E3F86FC" w14:textId="2CF33D56"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C586C0"/>
          <w:kern w:val="0"/>
          <w:sz w:val="21"/>
          <w:szCs w:val="21"/>
          <w14:ligatures w14:val="none"/>
        </w:rPr>
        <w:t>if</w:t>
      </w:r>
      <w:r w:rsidRPr="00E97C7B">
        <w:rPr>
          <w:rFonts w:ascii="Consolas" w:eastAsia="Times New Roman" w:hAnsi="Consolas" w:cs="Times New Roman"/>
          <w:color w:val="CCCCCC"/>
          <w:kern w:val="0"/>
          <w:sz w:val="21"/>
          <w:szCs w:val="21"/>
          <w14:ligatures w14:val="none"/>
        </w:rPr>
        <w:t>(</w:t>
      </w:r>
      <w:r w:rsidRPr="00E97C7B">
        <w:rPr>
          <w:rFonts w:ascii="Consolas" w:eastAsia="Times New Roman" w:hAnsi="Consolas" w:cs="Times New Roman"/>
          <w:color w:val="9CDCFE"/>
          <w:kern w:val="0"/>
          <w:sz w:val="21"/>
          <w:szCs w:val="21"/>
          <w14:ligatures w14:val="none"/>
        </w:rPr>
        <w:t>IsOwner</w:t>
      </w:r>
      <w:r w:rsidRPr="00E97C7B">
        <w:rPr>
          <w:rFonts w:ascii="Consolas" w:eastAsia="Times New Roman" w:hAnsi="Consolas" w:cs="Times New Roman"/>
          <w:color w:val="CCCCCC"/>
          <w:kern w:val="0"/>
          <w:sz w:val="21"/>
          <w:szCs w:val="21"/>
          <w14:ligatures w14:val="none"/>
        </w:rPr>
        <w:t>){</w:t>
      </w:r>
    </w:p>
    <w:p w14:paraId="173B32F9" w14:textId="27B6DAC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Your code here</w:t>
      </w:r>
    </w:p>
    <w:p w14:paraId="711F8F55" w14:textId="110C12D5"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740885C1" w14:textId="77777777" w:rsidR="00E97C7B" w:rsidRPr="00E97C7B" w:rsidRDefault="00E97C7B" w:rsidP="00FD6C66"/>
    <w:p w14:paraId="654D9028" w14:textId="0BB1DFB9" w:rsidR="00FD6C66" w:rsidRDefault="007E3B9F" w:rsidP="007E3B9F">
      <w:pPr>
        <w:pStyle w:val="Heading3"/>
      </w:pPr>
      <w:bookmarkStart w:id="29" w:name="_Toc156825316"/>
      <w:r>
        <w:t>Client vs Server Authoritative network Transform</w:t>
      </w:r>
      <w:bookmarkEnd w:id="29"/>
    </w:p>
    <w:p w14:paraId="5823F586" w14:textId="76D65020" w:rsidR="007E3B9F" w:rsidRDefault="00000000" w:rsidP="007E3B9F">
      <w:hyperlink r:id="rId32" w:anchor="owner-authoritative-mode" w:history="1">
        <w:r w:rsidR="007E3B9F" w:rsidRPr="003D3762">
          <w:rPr>
            <w:rStyle w:val="Hyperlink"/>
          </w:rPr>
          <w:t>https://docs-multiplayer.unity3d.com/netcode/current/components/networktransform/#owner-authoritative-mode</w:t>
        </w:r>
      </w:hyperlink>
    </w:p>
    <w:p w14:paraId="1C32D2DC" w14:textId="17FB4455" w:rsidR="007E3B9F" w:rsidRDefault="007E3B9F" w:rsidP="007E3B9F">
      <w:r>
        <w:t>Essentially, normally only server can perform the action of moving the object.</w:t>
      </w:r>
      <w:r w:rsidR="002E3CB9">
        <w:t xml:space="preserve"> Instead of NetworkTransform, please add </w:t>
      </w:r>
      <w:r w:rsidR="002E3CB9">
        <w:rPr>
          <w:i/>
          <w:iCs/>
        </w:rPr>
        <w:t>ClientNetworkTrasnform</w:t>
      </w:r>
      <w:r w:rsidR="002E3CB9">
        <w:t xml:space="preserve"> </w:t>
      </w:r>
      <w:r w:rsidR="002A7DE5">
        <w:t xml:space="preserve">instead of </w:t>
      </w:r>
      <w:r w:rsidR="002A7DE5" w:rsidRPr="002A7DE5">
        <w:rPr>
          <w:i/>
          <w:iCs/>
        </w:rPr>
        <w:t>NetworkTransform</w:t>
      </w:r>
      <w:r w:rsidR="002A7DE5">
        <w:t xml:space="preserve"> </w:t>
      </w:r>
      <w:r w:rsidR="002E3CB9">
        <w:t>after adding the github url below to your packages:</w:t>
      </w:r>
    </w:p>
    <w:bookmarkStart w:id="30" w:name="_Hlk156836727"/>
    <w:p w14:paraId="17AC4323" w14:textId="27CF9C72" w:rsidR="002E3CB9" w:rsidRDefault="002A7DE5" w:rsidP="007E3B9F">
      <w:pPr>
        <w:rPr>
          <w:rFonts w:ascii="Consolas" w:hAnsi="Consolas"/>
          <w:color w:val="1C1E21"/>
          <w:sz w:val="23"/>
          <w:szCs w:val="23"/>
          <w:shd w:val="clear" w:color="auto" w:fill="F6F7F8"/>
        </w:rPr>
      </w:pPr>
      <w:r>
        <w:rPr>
          <w:rFonts w:ascii="Consolas" w:hAnsi="Consolas"/>
          <w:color w:val="1C1E21"/>
          <w:sz w:val="23"/>
          <w:szCs w:val="23"/>
          <w:shd w:val="clear" w:color="auto" w:fill="F6F7F8"/>
        </w:rPr>
        <w:fldChar w:fldCharType="begin"/>
      </w:r>
      <w:r>
        <w:rPr>
          <w:rFonts w:ascii="Consolas" w:hAnsi="Consolas"/>
          <w:color w:val="1C1E21"/>
          <w:sz w:val="23"/>
          <w:szCs w:val="23"/>
          <w:shd w:val="clear" w:color="auto" w:fill="F6F7F8"/>
        </w:rPr>
        <w:instrText>HYPERLINK "https://github.com/Unity-Technologies/com.unity.multiplayer.samples.coop.git?path=/Packages/com.unity.multiplayer.samples.coop#main"</w:instrText>
      </w:r>
      <w:r>
        <w:rPr>
          <w:rFonts w:ascii="Consolas" w:hAnsi="Consolas"/>
          <w:color w:val="1C1E21"/>
          <w:sz w:val="23"/>
          <w:szCs w:val="23"/>
          <w:shd w:val="clear" w:color="auto" w:fill="F6F7F8"/>
        </w:rPr>
      </w:r>
      <w:r>
        <w:rPr>
          <w:rFonts w:ascii="Consolas" w:hAnsi="Consolas"/>
          <w:color w:val="1C1E21"/>
          <w:sz w:val="23"/>
          <w:szCs w:val="23"/>
          <w:shd w:val="clear" w:color="auto" w:fill="F6F7F8"/>
        </w:rPr>
        <w:fldChar w:fldCharType="separate"/>
      </w:r>
      <w:r w:rsidRPr="003D3762">
        <w:rPr>
          <w:rStyle w:val="Hyperlink"/>
          <w:rFonts w:ascii="Consolas" w:hAnsi="Consolas"/>
          <w:sz w:val="23"/>
          <w:szCs w:val="23"/>
          <w:shd w:val="clear" w:color="auto" w:fill="F6F7F8"/>
        </w:rPr>
        <w:t>https://github.com/Unity-Technologies/com.unity.multiplayer.samples.coop.git?path=/Packages/com.unity.multiplayer.samples.coop#main</w:t>
      </w:r>
      <w:r>
        <w:rPr>
          <w:rFonts w:ascii="Consolas" w:hAnsi="Consolas"/>
          <w:color w:val="1C1E21"/>
          <w:sz w:val="23"/>
          <w:szCs w:val="23"/>
          <w:shd w:val="clear" w:color="auto" w:fill="F6F7F8"/>
        </w:rPr>
        <w:fldChar w:fldCharType="end"/>
      </w:r>
    </w:p>
    <w:bookmarkEnd w:id="30"/>
    <w:p w14:paraId="4C324032" w14:textId="1A45DC5F" w:rsidR="002A7DE5" w:rsidRPr="002E3CB9" w:rsidRDefault="002A7DE5" w:rsidP="002A7DE5">
      <w:r>
        <w:rPr>
          <w:shd w:val="clear" w:color="auto" w:fill="F6F7F8"/>
        </w:rPr>
        <w:t>Alternatively, you could do movement Server-side through RPC’s covered later</w:t>
      </w:r>
    </w:p>
    <w:p w14:paraId="7B33AAEE" w14:textId="45D538DF" w:rsidR="00FD6C66" w:rsidRDefault="00FD6C66" w:rsidP="00F54FFB">
      <w:pPr>
        <w:pStyle w:val="Heading1"/>
      </w:pPr>
      <w:bookmarkStart w:id="31" w:name="_Toc156825317"/>
      <w:r>
        <w:t>Object Creation</w:t>
      </w:r>
      <w:bookmarkEnd w:id="31"/>
    </w:p>
    <w:p w14:paraId="736527BC" w14:textId="073E9774" w:rsidR="00E721AB" w:rsidRDefault="00E721AB" w:rsidP="00E721AB">
      <w:r>
        <w:t xml:space="preserve">Now object instantiation is much more complicated. </w:t>
      </w:r>
      <w:r>
        <w:rPr>
          <w:i/>
          <w:iCs/>
        </w:rPr>
        <w:t>Instantiation</w:t>
      </w:r>
      <w:r>
        <w:t xml:space="preserve"> and </w:t>
      </w:r>
      <w:r>
        <w:rPr>
          <w:i/>
          <w:iCs/>
        </w:rPr>
        <w:t>Spawning</w:t>
      </w:r>
      <w:r>
        <w:t xml:space="preserve"> are two different concepts: Instantiation is on your local machine, while spawning will sync its location to everyone else and make it visible.</w:t>
      </w:r>
    </w:p>
    <w:p w14:paraId="566AB0C7" w14:textId="52D4564A" w:rsidR="00E721AB" w:rsidRDefault="00E721AB" w:rsidP="00E721AB">
      <w:r>
        <w:t>Not only that, but spawning can only be done by the server/host. If a client had a script that ran Test.spawn, it wouldn’t work.</w:t>
      </w:r>
    </w:p>
    <w:p w14:paraId="19B0320B" w14:textId="354BBCA9" w:rsidR="0049685B" w:rsidRDefault="0049685B" w:rsidP="0049685B">
      <w:pPr>
        <w:pStyle w:val="Heading2"/>
      </w:pPr>
      <w:bookmarkStart w:id="32" w:name="_Toc156825318"/>
      <w:r>
        <w:t>Example Bullet</w:t>
      </w:r>
      <w:bookmarkEnd w:id="32"/>
    </w:p>
    <w:p w14:paraId="299F9C10" w14:textId="4A304745" w:rsidR="0049685B" w:rsidRDefault="0049685B" w:rsidP="0049685B">
      <w:r>
        <w:t>May your bullet move forward however you want, but make sure to include these componnets:</w:t>
      </w:r>
    </w:p>
    <w:p w14:paraId="404B4DBF" w14:textId="0D00C1B1" w:rsidR="0049685B" w:rsidRDefault="0049685B" w:rsidP="0049685B">
      <w:pPr>
        <w:pStyle w:val="ListParagraph"/>
        <w:numPr>
          <w:ilvl w:val="0"/>
          <w:numId w:val="20"/>
        </w:numPr>
      </w:pPr>
      <w:r>
        <w:rPr>
          <w:b/>
          <w:bCs/>
        </w:rPr>
        <w:t>Network Object</w:t>
      </w:r>
      <w:r w:rsidR="006A2B8E">
        <w:t xml:space="preserve"> on the VERY TOP part of Hierarchy of prefab</w:t>
      </w:r>
    </w:p>
    <w:p w14:paraId="12630003" w14:textId="06BFE5FB" w:rsidR="0049685B" w:rsidRDefault="0049685B" w:rsidP="0049685B">
      <w:pPr>
        <w:pStyle w:val="ListParagraph"/>
        <w:numPr>
          <w:ilvl w:val="1"/>
          <w:numId w:val="20"/>
        </w:numPr>
      </w:pPr>
      <w:r>
        <w:t>Be sure to add to network Prefab List as well</w:t>
      </w:r>
    </w:p>
    <w:p w14:paraId="45CCFBCD" w14:textId="43981CED" w:rsidR="0049685B" w:rsidRDefault="0049685B" w:rsidP="0049685B">
      <w:pPr>
        <w:pStyle w:val="ListParagraph"/>
        <w:numPr>
          <w:ilvl w:val="0"/>
          <w:numId w:val="20"/>
        </w:numPr>
      </w:pPr>
      <w:r>
        <w:rPr>
          <w:b/>
          <w:bCs/>
        </w:rPr>
        <w:t>Network Transform</w:t>
      </w:r>
      <w:r>
        <w:t xml:space="preserve"> </w:t>
      </w:r>
    </w:p>
    <w:p w14:paraId="6F201189" w14:textId="39E5A3E0" w:rsidR="0049685B" w:rsidRDefault="0049685B" w:rsidP="0049685B">
      <w:pPr>
        <w:pStyle w:val="ListParagraph"/>
        <w:numPr>
          <w:ilvl w:val="1"/>
          <w:numId w:val="20"/>
        </w:numPr>
      </w:pPr>
      <w:r>
        <w:t>To update movement amongst all clients</w:t>
      </w:r>
    </w:p>
    <w:p w14:paraId="0E50DDD4" w14:textId="41BBDCDB" w:rsidR="006A2B8E" w:rsidRPr="0049685B" w:rsidRDefault="006A2B8E" w:rsidP="006A2B8E">
      <w:r>
        <w:t>In the example GitHub, we have a simple bullet that moves forward and expires.</w:t>
      </w:r>
    </w:p>
    <w:p w14:paraId="6039C457" w14:textId="0D5A68D1" w:rsidR="00FD6C66" w:rsidRDefault="00E97C7B" w:rsidP="00E97C7B">
      <w:pPr>
        <w:pStyle w:val="Heading2"/>
      </w:pPr>
      <w:bookmarkStart w:id="33" w:name="_Toc156825319"/>
      <w:r>
        <w:t>Spawning</w:t>
      </w:r>
      <w:bookmarkEnd w:id="33"/>
    </w:p>
    <w:p w14:paraId="7B11CC18" w14:textId="7002F8DB" w:rsidR="00E721AB" w:rsidRDefault="006A2B8E" w:rsidP="00E721AB">
      <w:pPr>
        <w:rPr>
          <w:b/>
          <w:bCs/>
        </w:rPr>
      </w:pPr>
      <w:r>
        <w:t>To first demonstrate, You can try the scene with only the</w:t>
      </w:r>
      <w:r w:rsidRPr="006A2B8E">
        <w:rPr>
          <w:b/>
          <w:bCs/>
        </w:rPr>
        <w:t xml:space="preserve"> Instantiate(GameObject)</w:t>
      </w:r>
    </w:p>
    <w:p w14:paraId="0065801D" w14:textId="4668F46F" w:rsidR="006A2B8E" w:rsidRDefault="006A2B8E" w:rsidP="006A2B8E">
      <w:pPr>
        <w:jc w:val="center"/>
      </w:pPr>
      <w:r w:rsidRPr="006A2B8E">
        <w:rPr>
          <w:noProof/>
        </w:rPr>
        <w:lastRenderedPageBreak/>
        <w:drawing>
          <wp:inline distT="0" distB="0" distL="0" distR="0" wp14:anchorId="2E842BCD" wp14:editId="43E39B61">
            <wp:extent cx="5943600" cy="1722755"/>
            <wp:effectExtent l="0" t="0" r="0" b="0"/>
            <wp:docPr id="14778150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5044" name="Picture 1" descr="A computer screen shot of a black screen&#10;&#10;Description automatically generated"/>
                    <pic:cNvPicPr/>
                  </pic:nvPicPr>
                  <pic:blipFill>
                    <a:blip r:embed="rId33"/>
                    <a:stretch>
                      <a:fillRect/>
                    </a:stretch>
                  </pic:blipFill>
                  <pic:spPr>
                    <a:xfrm>
                      <a:off x="0" y="0"/>
                      <a:ext cx="5943600" cy="1722755"/>
                    </a:xfrm>
                    <a:prstGeom prst="rect">
                      <a:avLst/>
                    </a:prstGeom>
                  </pic:spPr>
                </pic:pic>
              </a:graphicData>
            </a:graphic>
          </wp:inline>
        </w:drawing>
      </w:r>
    </w:p>
    <w:p w14:paraId="285301CA" w14:textId="0CDB4827" w:rsidR="006A2B8E" w:rsidRDefault="006A2B8E" w:rsidP="006A2B8E">
      <w:pPr>
        <w:jc w:val="center"/>
      </w:pPr>
      <w:r>
        <w:t>Hard to see, but the bullets on right don’t show up on the left!</w:t>
      </w:r>
    </w:p>
    <w:p w14:paraId="24D04C16" w14:textId="53917DC1" w:rsidR="00752206" w:rsidRDefault="00752206" w:rsidP="00752206">
      <w:r>
        <w:t>To actually get the object to be seen on all clients, you need the following line:</w:t>
      </w:r>
    </w:p>
    <w:p w14:paraId="6BB4F049" w14:textId="77777777" w:rsidR="00752206" w:rsidRPr="00752206" w:rsidRDefault="00752206" w:rsidP="00752206">
      <w:pPr>
        <w:shd w:val="clear" w:color="auto" w:fill="1F1F1F"/>
        <w:spacing w:after="0" w:line="285" w:lineRule="atLeast"/>
        <w:rPr>
          <w:rFonts w:ascii="Consolas" w:eastAsia="Times New Roman" w:hAnsi="Consolas" w:cs="Times New Roman"/>
          <w:color w:val="CCCCCC"/>
          <w:kern w:val="0"/>
          <w:sz w:val="21"/>
          <w:szCs w:val="21"/>
          <w14:ligatures w14:val="none"/>
        </w:rPr>
      </w:pPr>
      <w:r w:rsidRPr="00752206">
        <w:rPr>
          <w:rFonts w:ascii="Consolas" w:eastAsia="Times New Roman" w:hAnsi="Consolas" w:cs="Times New Roman"/>
          <w:color w:val="9CDCFE"/>
          <w:kern w:val="0"/>
          <w:sz w:val="21"/>
          <w:szCs w:val="21"/>
          <w14:ligatures w14:val="none"/>
        </w:rPr>
        <w:t>go</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GetComponent</w:t>
      </w:r>
      <w:r w:rsidRPr="00752206">
        <w:rPr>
          <w:rFonts w:ascii="Consolas" w:eastAsia="Times New Roman" w:hAnsi="Consolas" w:cs="Times New Roman"/>
          <w:color w:val="CCCCCC"/>
          <w:kern w:val="0"/>
          <w:sz w:val="21"/>
          <w:szCs w:val="21"/>
          <w14:ligatures w14:val="none"/>
        </w:rPr>
        <w:t>&lt;</w:t>
      </w:r>
      <w:r w:rsidRPr="00752206">
        <w:rPr>
          <w:rFonts w:ascii="Consolas" w:eastAsia="Times New Roman" w:hAnsi="Consolas" w:cs="Times New Roman"/>
          <w:color w:val="4EC9B0"/>
          <w:kern w:val="0"/>
          <w:sz w:val="21"/>
          <w:szCs w:val="21"/>
          <w14:ligatures w14:val="none"/>
        </w:rPr>
        <w:t>NetworkObject</w:t>
      </w:r>
      <w:r w:rsidRPr="00752206">
        <w:rPr>
          <w:rFonts w:ascii="Consolas" w:eastAsia="Times New Roman" w:hAnsi="Consolas" w:cs="Times New Roman"/>
          <w:color w:val="CCCCCC"/>
          <w:kern w:val="0"/>
          <w:sz w:val="21"/>
          <w:szCs w:val="21"/>
          <w14:ligatures w14:val="none"/>
        </w:rPr>
        <w:t>&gt;()</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Spawn</w:t>
      </w:r>
      <w:r w:rsidRPr="00752206">
        <w:rPr>
          <w:rFonts w:ascii="Consolas" w:eastAsia="Times New Roman" w:hAnsi="Consolas" w:cs="Times New Roman"/>
          <w:color w:val="CCCCCC"/>
          <w:kern w:val="0"/>
          <w:sz w:val="21"/>
          <w:szCs w:val="21"/>
          <w14:ligatures w14:val="none"/>
        </w:rPr>
        <w:t>();</w:t>
      </w:r>
    </w:p>
    <w:p w14:paraId="750664FC" w14:textId="79D59D64" w:rsidR="00752206" w:rsidRDefault="00752206" w:rsidP="00752206">
      <w:r>
        <w:t>which spawns the gameobject on all connections</w:t>
      </w:r>
    </w:p>
    <w:p w14:paraId="0373337D" w14:textId="24336095" w:rsidR="005C4FCF" w:rsidRDefault="009C4322" w:rsidP="009C4322">
      <w:pPr>
        <w:jc w:val="center"/>
      </w:pPr>
      <w:r w:rsidRPr="009C4322">
        <w:rPr>
          <w:noProof/>
        </w:rPr>
        <w:drawing>
          <wp:inline distT="0" distB="0" distL="0" distR="0" wp14:anchorId="620D04AD" wp14:editId="287944CE">
            <wp:extent cx="4448796" cy="3486637"/>
            <wp:effectExtent l="0" t="0" r="9525" b="0"/>
            <wp:docPr id="171262287" name="Picture 1" descr="A white object with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287" name="Picture 1" descr="A white object with red eyes&#10;&#10;Description automatically generated"/>
                    <pic:cNvPicPr/>
                  </pic:nvPicPr>
                  <pic:blipFill>
                    <a:blip r:embed="rId34"/>
                    <a:stretch>
                      <a:fillRect/>
                    </a:stretch>
                  </pic:blipFill>
                  <pic:spPr>
                    <a:xfrm>
                      <a:off x="0" y="0"/>
                      <a:ext cx="4448796" cy="3486637"/>
                    </a:xfrm>
                    <a:prstGeom prst="rect">
                      <a:avLst/>
                    </a:prstGeom>
                  </pic:spPr>
                </pic:pic>
              </a:graphicData>
            </a:graphic>
          </wp:inline>
        </w:drawing>
      </w:r>
    </w:p>
    <w:p w14:paraId="04F8E7EF" w14:textId="61113026" w:rsidR="009C4322" w:rsidRDefault="009C4322" w:rsidP="009C4322">
      <w:pPr>
        <w:jc w:val="center"/>
      </w:pPr>
      <w:r>
        <w:t>Now you can see thing show up!</w:t>
      </w:r>
    </w:p>
    <w:p w14:paraId="7DB53B0A" w14:textId="71D72A26" w:rsidR="007E3B9F" w:rsidRDefault="009C4322" w:rsidP="007E3B9F">
      <w:pPr>
        <w:pStyle w:val="ListBullet"/>
        <w:numPr>
          <w:ilvl w:val="0"/>
          <w:numId w:val="0"/>
        </w:numPr>
        <w:ind w:left="360"/>
      </w:pPr>
      <w:r>
        <w:t>You see some of the objects on the left? Those are actually “destroyed” in script but are still there! This is because you also have to “despawn” when you destroy as well.</w:t>
      </w:r>
    </w:p>
    <w:p w14:paraId="4853B71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14:ligatures w14:val="none"/>
        </w:rPr>
      </w:pPr>
      <w:r w:rsidRPr="009C4322">
        <w:rPr>
          <w:rFonts w:ascii="Consolas" w:eastAsia="Times New Roman" w:hAnsi="Consolas" w:cs="Times New Roman"/>
          <w:color w:val="569CD6"/>
          <w:kern w:val="0"/>
          <w:sz w:val="21"/>
          <w:szCs w:val="21"/>
          <w14:ligatures w14:val="none"/>
        </w:rPr>
        <w:t>this</w:t>
      </w:r>
      <w:r w:rsidRPr="009C4322">
        <w:rPr>
          <w:rFonts w:ascii="Consolas" w:eastAsia="Times New Roman" w:hAnsi="Consolas" w:cs="Times New Roman"/>
          <w:color w:val="D4D4D4"/>
          <w:kern w:val="0"/>
          <w:sz w:val="21"/>
          <w:szCs w:val="21"/>
          <w14:ligatures w14:val="none"/>
        </w:rPr>
        <w:t>.</w:t>
      </w:r>
      <w:r w:rsidRPr="009C4322">
        <w:rPr>
          <w:rFonts w:ascii="Consolas" w:eastAsia="Times New Roman" w:hAnsi="Consolas" w:cs="Times New Roman"/>
          <w:color w:val="DCDCAA"/>
          <w:kern w:val="0"/>
          <w:sz w:val="21"/>
          <w:szCs w:val="21"/>
          <w14:ligatures w14:val="none"/>
        </w:rPr>
        <w:t>GetComponent</w:t>
      </w:r>
      <w:r w:rsidRPr="009C4322">
        <w:rPr>
          <w:rFonts w:ascii="Consolas" w:eastAsia="Times New Roman" w:hAnsi="Consolas" w:cs="Times New Roman"/>
          <w:color w:val="CCCCCC"/>
          <w:kern w:val="0"/>
          <w:sz w:val="21"/>
          <w:szCs w:val="21"/>
          <w14:ligatures w14:val="none"/>
        </w:rPr>
        <w:t>&lt;</w:t>
      </w:r>
      <w:r w:rsidRPr="009C4322">
        <w:rPr>
          <w:rFonts w:ascii="Consolas" w:eastAsia="Times New Roman" w:hAnsi="Consolas" w:cs="Times New Roman"/>
          <w:color w:val="4EC9B0"/>
          <w:kern w:val="0"/>
          <w:sz w:val="21"/>
          <w:szCs w:val="21"/>
          <w14:ligatures w14:val="none"/>
        </w:rPr>
        <w:t>NetworkObject</w:t>
      </w:r>
      <w:r w:rsidRPr="009C4322">
        <w:rPr>
          <w:rFonts w:ascii="Consolas" w:eastAsia="Times New Roman" w:hAnsi="Consolas" w:cs="Times New Roman"/>
          <w:color w:val="CCCCCC"/>
          <w:kern w:val="0"/>
          <w:sz w:val="21"/>
          <w:szCs w:val="21"/>
          <w14:ligatures w14:val="none"/>
        </w:rPr>
        <w:t>&gt;()</w:t>
      </w:r>
      <w:r w:rsidRPr="009C4322">
        <w:rPr>
          <w:rFonts w:ascii="Consolas" w:eastAsia="Times New Roman" w:hAnsi="Consolas" w:cs="Times New Roman"/>
          <w:color w:val="D4D4D4"/>
          <w:kern w:val="0"/>
          <w:sz w:val="21"/>
          <w:szCs w:val="21"/>
          <w14:ligatures w14:val="none"/>
        </w:rPr>
        <w:t>.</w:t>
      </w:r>
      <w:r w:rsidRPr="009C4322">
        <w:rPr>
          <w:rFonts w:ascii="Consolas" w:eastAsia="Times New Roman" w:hAnsi="Consolas" w:cs="Times New Roman"/>
          <w:color w:val="DCDCAA"/>
          <w:kern w:val="0"/>
          <w:sz w:val="21"/>
          <w:szCs w:val="21"/>
          <w14:ligatures w14:val="none"/>
        </w:rPr>
        <w:t>Despawn</w:t>
      </w:r>
      <w:r w:rsidRPr="009C4322">
        <w:rPr>
          <w:rFonts w:ascii="Consolas" w:eastAsia="Times New Roman" w:hAnsi="Consolas" w:cs="Times New Roman"/>
          <w:color w:val="CCCCCC"/>
          <w:kern w:val="0"/>
          <w:sz w:val="21"/>
          <w:szCs w:val="21"/>
          <w14:ligatures w14:val="none"/>
        </w:rPr>
        <w:t>();</w:t>
      </w:r>
    </w:p>
    <w:p w14:paraId="4DE1A0F5" w14:textId="77777777" w:rsidR="009C4322" w:rsidRDefault="009C4322" w:rsidP="009C4322">
      <w:pPr>
        <w:pStyle w:val="ListBullet"/>
        <w:numPr>
          <w:ilvl w:val="0"/>
          <w:numId w:val="0"/>
        </w:numPr>
        <w:ind w:left="360"/>
      </w:pPr>
    </w:p>
    <w:p w14:paraId="4A46D643" w14:textId="15FB0933" w:rsidR="007E3B9F" w:rsidRDefault="007E3B9F" w:rsidP="009C4322">
      <w:pPr>
        <w:pStyle w:val="ListBullet"/>
        <w:numPr>
          <w:ilvl w:val="0"/>
          <w:numId w:val="0"/>
        </w:numPr>
        <w:ind w:left="360"/>
        <w:rPr>
          <w:b/>
          <w:bCs/>
        </w:rPr>
      </w:pPr>
      <w:r>
        <w:t xml:space="preserve">Another issue you might encounter is that on Host, you can create these objects and client can see, but the reverse is not true. This is because </w:t>
      </w:r>
      <w:r>
        <w:rPr>
          <w:b/>
          <w:bCs/>
        </w:rPr>
        <w:t>Only the Server can Spawn Network Objects.</w:t>
      </w:r>
    </w:p>
    <w:p w14:paraId="28E51BBA" w14:textId="101C7ED2" w:rsidR="00AB6BAB" w:rsidRDefault="00AB6BAB" w:rsidP="009C4322">
      <w:pPr>
        <w:pStyle w:val="ListBullet"/>
        <w:numPr>
          <w:ilvl w:val="0"/>
          <w:numId w:val="0"/>
        </w:numPr>
        <w:ind w:left="360"/>
      </w:pPr>
    </w:p>
    <w:p w14:paraId="460C17DA" w14:textId="53E25304" w:rsidR="007E3B9F" w:rsidRDefault="007E3B9F" w:rsidP="007E3B9F">
      <w:pPr>
        <w:pStyle w:val="ListBullet"/>
        <w:numPr>
          <w:ilvl w:val="0"/>
          <w:numId w:val="0"/>
        </w:numPr>
        <w:ind w:left="360" w:hanging="360"/>
      </w:pPr>
    </w:p>
    <w:p w14:paraId="6F0D8926" w14:textId="72504610" w:rsidR="002A7DE5" w:rsidRDefault="002A7DE5" w:rsidP="002A7DE5">
      <w:pPr>
        <w:pStyle w:val="Heading3"/>
      </w:pPr>
      <w:r>
        <w:t>Spawning On Client Side</w:t>
      </w:r>
    </w:p>
    <w:p w14:paraId="7661DBED" w14:textId="26B236B2" w:rsidR="002A7DE5" w:rsidRPr="002A7DE5" w:rsidRDefault="002A7DE5" w:rsidP="002A7DE5">
      <w:r>
        <w:t>The above examples will work if you press buttons on the host, but doing on the client won’t get the object to appear on the other side. To get the server to do something for us, we need RPC’s: Remote Procedure Calls</w:t>
      </w:r>
    </w:p>
    <w:p w14:paraId="3534BB0B" w14:textId="6E2D4885" w:rsidR="007E3B9F" w:rsidRDefault="007E3B9F" w:rsidP="007E3B9F">
      <w:pPr>
        <w:pStyle w:val="Heading2"/>
      </w:pPr>
      <w:bookmarkStart w:id="34" w:name="_Toc156825320"/>
      <w:r>
        <w:t>Remote Procedure Calls</w:t>
      </w:r>
      <w:bookmarkEnd w:id="34"/>
    </w:p>
    <w:p w14:paraId="7DF62288" w14:textId="63E9173A" w:rsidR="007E3B9F" w:rsidRDefault="007E3B9F" w:rsidP="007E3B9F">
      <w:r>
        <w:t>These are separated into Client and Server RPC’s. Each are basically commands send to server/client from client/server to run a set of code only the can do.</w:t>
      </w:r>
    </w:p>
    <w:p w14:paraId="1EE0F93E" w14:textId="2C90CF17" w:rsidR="009711D8" w:rsidRDefault="006F509A" w:rsidP="006F509A">
      <w:pPr>
        <w:pStyle w:val="Heading3"/>
      </w:pPr>
      <w:r>
        <w:t>Proper Formatting</w:t>
      </w:r>
    </w:p>
    <w:p w14:paraId="306E64CE"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161E00D7" w14:textId="7F1134CE"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r w:rsidRPr="002A7DE5">
        <w:rPr>
          <w:rFonts w:ascii="Consolas" w:eastAsia="Times New Roman" w:hAnsi="Consolas" w:cs="Times New Roman"/>
          <w:color w:val="DCDCAA"/>
          <w:kern w:val="0"/>
          <w:sz w:val="21"/>
          <w:szCs w:val="21"/>
          <w14:ligatures w14:val="none"/>
        </w:rPr>
        <w:t>ServerR</w:t>
      </w:r>
      <w:r>
        <w:rPr>
          <w:rFonts w:ascii="Consolas" w:eastAsia="Times New Roman" w:hAnsi="Consolas" w:cs="Times New Roman"/>
          <w:color w:val="DCDCAA"/>
          <w:kern w:val="0"/>
          <w:sz w:val="21"/>
          <w:szCs w:val="21"/>
          <w14:ligatures w14:val="none"/>
        </w:rPr>
        <w:t>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B7796E9" w14:textId="15F5D134"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A5051B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ClientRpc</w:t>
      </w:r>
      <w:r w:rsidRPr="002A7DE5">
        <w:rPr>
          <w:rFonts w:ascii="Consolas" w:eastAsia="Times New Roman" w:hAnsi="Consolas" w:cs="Times New Roman"/>
          <w:color w:val="CCCCCC"/>
          <w:kern w:val="0"/>
          <w:sz w:val="21"/>
          <w:szCs w:val="21"/>
          <w14:ligatures w14:val="none"/>
        </w:rPr>
        <w:t>]</w:t>
      </w:r>
    </w:p>
    <w:p w14:paraId="665C8138" w14:textId="1CC092C1"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r w:rsidRPr="002A7DE5">
        <w:rPr>
          <w:rFonts w:ascii="Consolas" w:eastAsia="Times New Roman" w:hAnsi="Consolas" w:cs="Times New Roman"/>
          <w:color w:val="DCDCAA"/>
          <w:kern w:val="0"/>
          <w:sz w:val="21"/>
          <w:szCs w:val="21"/>
          <w14:ligatures w14:val="none"/>
        </w:rPr>
        <w:t>ClientRpc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238EF255"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5973B0DE" w14:textId="12C124CC" w:rsidR="008E670B" w:rsidRDefault="002A7DE5" w:rsidP="008E670B">
      <w:r>
        <w:t>You will get errors if your functions do not end with Server/ClientRpc. In addition, you need the params.</w:t>
      </w:r>
    </w:p>
    <w:p w14:paraId="128113DD" w14:textId="7D5FD54C" w:rsidR="002A7DE5" w:rsidRDefault="002A7DE5" w:rsidP="002A7DE5">
      <w:pPr>
        <w:pStyle w:val="Heading3"/>
      </w:pPr>
      <w:r>
        <w:t>Spawning and Despawning</w:t>
      </w:r>
    </w:p>
    <w:p w14:paraId="50005955" w14:textId="3F0EFBF5" w:rsidR="004F1B02" w:rsidRPr="004F1B02" w:rsidRDefault="004F1B02" w:rsidP="004F1B02">
      <w:r>
        <w:t>In GameManger.cs which is a NetworkBehavior:</w:t>
      </w:r>
    </w:p>
    <w:p w14:paraId="2C02BF47" w14:textId="1BCE07C8" w:rsidR="002A7DE5" w:rsidRPr="002A7DE5" w:rsidRDefault="002A7DE5" w:rsidP="002A7DE5">
      <w:r>
        <w:rPr>
          <w:noProof/>
        </w:rPr>
        <mc:AlternateContent>
          <mc:Choice Requires="wps">
            <w:drawing>
              <wp:inline distT="0" distB="0" distL="0" distR="0" wp14:anchorId="4A0D3243" wp14:editId="4579FA9E">
                <wp:extent cx="5905500" cy="3952875"/>
                <wp:effectExtent l="0" t="0" r="19050" b="28575"/>
                <wp:docPr id="1064960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952875"/>
                        </a:xfrm>
                        <a:prstGeom prst="rect">
                          <a:avLst/>
                        </a:prstGeom>
                        <a:solidFill>
                          <a:srgbClr val="FFFFFF"/>
                        </a:solidFill>
                        <a:ln w="9525">
                          <a:solidFill>
                            <a:srgbClr val="000000"/>
                          </a:solidFill>
                          <a:miter lim="800000"/>
                          <a:headEnd/>
                          <a:tailEnd/>
                        </a:ln>
                      </wps:spPr>
                      <wps:txb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GameManager.Cs</w:t>
                            </w:r>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4EC9B0"/>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9CDCFE"/>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w:t>
                            </w:r>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r w:rsidRPr="002A7DE5">
                              <w:rPr>
                                <w:rFonts w:ascii="Consolas" w:eastAsia="Times New Roman" w:hAnsi="Consolas" w:cs="Times New Roman"/>
                                <w:color w:val="CCCCCC"/>
                                <w:kern w:val="0"/>
                                <w:sz w:val="21"/>
                                <w:szCs w:val="21"/>
                                <w14:ligatures w14:val="none"/>
                              </w:rPr>
                              <w:t>&lt;</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NetworkObjectReference</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w:t>
                            </w:r>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wps:txbx>
                      <wps:bodyPr rot="0" vert="horz" wrap="square" lIns="91440" tIns="45720" rIns="91440" bIns="45720" anchor="t" anchorCtr="0">
                        <a:noAutofit/>
                      </wps:bodyPr>
                    </wps:wsp>
                  </a:graphicData>
                </a:graphic>
              </wp:inline>
            </w:drawing>
          </mc:Choice>
          <mc:Fallback>
            <w:pict>
              <v:shape w14:anchorId="4A0D3243" id="_x0000_s1032" type="#_x0000_t202" style="width:465pt;height:3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">
                <v:textbo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GameManager.Cs</w:t>
                      </w:r>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4EC9B0"/>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9CDCFE"/>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w:t>
                      </w:r>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r w:rsidRPr="002A7DE5">
                        <w:rPr>
                          <w:rFonts w:ascii="Consolas" w:eastAsia="Times New Roman" w:hAnsi="Consolas" w:cs="Times New Roman"/>
                          <w:color w:val="CCCCCC"/>
                          <w:kern w:val="0"/>
                          <w:sz w:val="21"/>
                          <w:szCs w:val="21"/>
                          <w14:ligatures w14:val="none"/>
                        </w:rPr>
                        <w:t>&lt;</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NetworkObjectReference</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w:t>
                      </w:r>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v:textbox>
                <w10:anchorlock/>
              </v:shape>
            </w:pict>
          </mc:Fallback>
        </mc:AlternateContent>
      </w:r>
    </w:p>
    <w:p w14:paraId="47258329" w14:textId="2DD9813E" w:rsidR="002A7DE5" w:rsidRDefault="002A7DE5" w:rsidP="002A7DE5">
      <w:pPr>
        <w:pStyle w:val="ListParagraph"/>
        <w:numPr>
          <w:ilvl w:val="0"/>
          <w:numId w:val="21"/>
        </w:numPr>
      </w:pPr>
      <w:r>
        <w:t>cleintID is useful information if you want to know what player is asking to do an RPC</w:t>
      </w:r>
    </w:p>
    <w:p w14:paraId="0A8A6C1D" w14:textId="01B3BCD4" w:rsidR="002A7DE5" w:rsidRDefault="002A7DE5" w:rsidP="002A7DE5">
      <w:pPr>
        <w:pStyle w:val="ListParagraph"/>
        <w:numPr>
          <w:ilvl w:val="1"/>
          <w:numId w:val="21"/>
        </w:numPr>
      </w:pPr>
      <w:r>
        <w:lastRenderedPageBreak/>
        <w:t>We also verify if that client is actually connected</w:t>
      </w:r>
    </w:p>
    <w:p w14:paraId="610D3B6B" w14:textId="5F2360DA" w:rsidR="002A7DE5" w:rsidRDefault="002A7DE5" w:rsidP="002A7DE5">
      <w:pPr>
        <w:pStyle w:val="ListParagraph"/>
        <w:numPr>
          <w:ilvl w:val="0"/>
          <w:numId w:val="21"/>
        </w:numPr>
      </w:pPr>
      <w:r>
        <w:t>We have to utilize either the networkPrefabList, a ScritpableObject, a variable in the editor, or some Resource.Load() to get reference to GameObject to create</w:t>
      </w:r>
    </w:p>
    <w:p w14:paraId="2E186F24" w14:textId="666176EC" w:rsidR="002A7DE5" w:rsidRDefault="002A7DE5" w:rsidP="002A7DE5">
      <w:pPr>
        <w:pStyle w:val="ListParagraph"/>
        <w:numPr>
          <w:ilvl w:val="1"/>
          <w:numId w:val="21"/>
        </w:numPr>
      </w:pPr>
      <w:r>
        <w:t>We cannot send GameObject data through RPC.</w:t>
      </w:r>
    </w:p>
    <w:p w14:paraId="66575686" w14:textId="29745342" w:rsidR="004F1B02" w:rsidRDefault="002A7DE5" w:rsidP="004F1B02">
      <w:pPr>
        <w:pStyle w:val="ListParagraph"/>
        <w:numPr>
          <w:ilvl w:val="1"/>
          <w:numId w:val="21"/>
        </w:numPr>
      </w:pPr>
      <w:r>
        <w:t xml:space="preserve">In this case, I am using the same NetworkPrefabList </w:t>
      </w:r>
      <w:r w:rsidR="004F1B02">
        <w:t>as a variable (same as NetworkManager’s) and getting prefabs that way</w:t>
      </w:r>
    </w:p>
    <w:p w14:paraId="2CDF7A30" w14:textId="61801740" w:rsidR="004F1B02" w:rsidRDefault="004F1B02" w:rsidP="004F1B02">
      <w:pPr>
        <w:pStyle w:val="ListParagraph"/>
        <w:numPr>
          <w:ilvl w:val="0"/>
          <w:numId w:val="21"/>
        </w:numPr>
      </w:pPr>
      <w:r>
        <w:t>Instantiates Server Side, then spawns it on all connections.</w:t>
      </w:r>
    </w:p>
    <w:p w14:paraId="13136403" w14:textId="2C4EE76E" w:rsidR="002A7DE5" w:rsidRDefault="002A7DE5" w:rsidP="002A7DE5">
      <w:pPr>
        <w:pStyle w:val="Heading3"/>
      </w:pPr>
      <w:r>
        <w:t>Calling</w:t>
      </w:r>
    </w:p>
    <w:p w14:paraId="08C36E16" w14:textId="77777777" w:rsidR="0082232E" w:rsidRDefault="002A7DE5" w:rsidP="002A7DE5">
      <w:r>
        <w:t xml:space="preserve">These functions act the same as any other. </w:t>
      </w:r>
      <w:r w:rsidR="0082232E">
        <w:t>Since I have GameManager as a Static Instance, I can simply reference it to call:</w:t>
      </w:r>
    </w:p>
    <w:p w14:paraId="74BA1965" w14:textId="58307E89"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Player Shoot or </w:t>
      </w:r>
      <w:r w:rsidR="003060F7">
        <w:rPr>
          <w:rFonts w:ascii="Consolas" w:eastAsia="Times New Roman" w:hAnsi="Consolas" w:cs="Times New Roman"/>
          <w:color w:val="C586C0"/>
          <w:kern w:val="0"/>
          <w:sz w:val="21"/>
          <w:szCs w:val="21"/>
          <w14:ligatures w14:val="none"/>
        </w:rPr>
        <w:t>Whatever control script you have</w:t>
      </w:r>
    </w:p>
    <w:p w14:paraId="6744F7D3" w14:textId="030BBF64"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586C0"/>
          <w:kern w:val="0"/>
          <w:sz w:val="21"/>
          <w:szCs w:val="21"/>
          <w14:ligatures w14:val="none"/>
        </w:rPr>
        <w:t>if</w:t>
      </w:r>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4EC9B0"/>
          <w:kern w:val="0"/>
          <w:sz w:val="21"/>
          <w:szCs w:val="21"/>
          <w14:ligatures w14:val="none"/>
        </w:rPr>
        <w:t>Input</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GetKeyDown</w:t>
      </w:r>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4EC9B0"/>
          <w:kern w:val="0"/>
          <w:sz w:val="21"/>
          <w:szCs w:val="21"/>
          <w14:ligatures w14:val="none"/>
        </w:rPr>
        <w:t>KeyCode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4FC1FF"/>
          <w:kern w:val="0"/>
          <w:sz w:val="21"/>
          <w:szCs w:val="21"/>
          <w14:ligatures w14:val="none"/>
        </w:rPr>
        <w:t>R</w:t>
      </w:r>
      <w:r w:rsidRPr="0082232E">
        <w:rPr>
          <w:rFonts w:ascii="Consolas" w:eastAsia="Times New Roman" w:hAnsi="Consolas" w:cs="Times New Roman"/>
          <w:color w:val="CCCCCC"/>
          <w:kern w:val="0"/>
          <w:sz w:val="21"/>
          <w:szCs w:val="21"/>
          <w14:ligatures w14:val="none"/>
        </w:rPr>
        <w:t>)){</w:t>
      </w:r>
    </w:p>
    <w:p w14:paraId="5BE4556F"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r w:rsidRPr="0082232E">
        <w:rPr>
          <w:rFonts w:ascii="Consolas" w:eastAsia="Times New Roman" w:hAnsi="Consolas" w:cs="Times New Roman"/>
          <w:color w:val="DCDCAA"/>
          <w:kern w:val="0"/>
          <w:sz w:val="21"/>
          <w:szCs w:val="21"/>
          <w14:ligatures w14:val="none"/>
        </w:rPr>
        <w:t>print</w:t>
      </w:r>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CE9178"/>
          <w:kern w:val="0"/>
          <w:sz w:val="21"/>
          <w:szCs w:val="21"/>
          <w14:ligatures w14:val="none"/>
        </w:rPr>
        <w:t>"pew pew"</w:t>
      </w:r>
      <w:r w:rsidRPr="0082232E">
        <w:rPr>
          <w:rFonts w:ascii="Consolas" w:eastAsia="Times New Roman" w:hAnsi="Consolas" w:cs="Times New Roman"/>
          <w:color w:val="CCCCCC"/>
          <w:kern w:val="0"/>
          <w:sz w:val="21"/>
          <w:szCs w:val="21"/>
          <w14:ligatures w14:val="none"/>
        </w:rPr>
        <w:t>);</w:t>
      </w:r>
    </w:p>
    <w:p w14:paraId="61AE5FDC"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r w:rsidRPr="0082232E">
        <w:rPr>
          <w:rFonts w:ascii="Consolas" w:eastAsia="Times New Roman" w:hAnsi="Consolas" w:cs="Times New Roman"/>
          <w:color w:val="4EC9B0"/>
          <w:kern w:val="0"/>
          <w:sz w:val="21"/>
          <w:szCs w:val="21"/>
          <w14:ligatures w14:val="none"/>
        </w:rPr>
        <w:t>GameManager</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instance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SpawnGameObjectServerRpc</w:t>
      </w:r>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9CDCFE"/>
          <w:kern w:val="0"/>
          <w:sz w:val="21"/>
          <w:szCs w:val="21"/>
          <w14:ligatures w14:val="none"/>
        </w:rPr>
        <w:t>bullet</w:t>
      </w:r>
      <w:r w:rsidRPr="0082232E">
        <w:rPr>
          <w:rFonts w:ascii="Consolas" w:eastAsia="Times New Roman" w:hAnsi="Consolas" w:cs="Times New Roman"/>
          <w:color w:val="CCCCCC"/>
          <w:kern w:val="0"/>
          <w:sz w:val="21"/>
          <w:szCs w:val="21"/>
          <w14:ligatures w14:val="none"/>
        </w:rPr>
        <w:t xml:space="preserve">, </w:t>
      </w:r>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position</w:t>
      </w:r>
      <w:r w:rsidRPr="0082232E">
        <w:rPr>
          <w:rFonts w:ascii="Consolas" w:eastAsia="Times New Roman" w:hAnsi="Consolas" w:cs="Times New Roman"/>
          <w:color w:val="CCCCCC"/>
          <w:kern w:val="0"/>
          <w:sz w:val="21"/>
          <w:szCs w:val="21"/>
          <w14:ligatures w14:val="none"/>
        </w:rPr>
        <w:t xml:space="preserve">, </w:t>
      </w:r>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rotation</w:t>
      </w:r>
      <w:r w:rsidRPr="0082232E">
        <w:rPr>
          <w:rFonts w:ascii="Consolas" w:eastAsia="Times New Roman" w:hAnsi="Consolas" w:cs="Times New Roman"/>
          <w:color w:val="CCCCCC"/>
          <w:kern w:val="0"/>
          <w:sz w:val="21"/>
          <w:szCs w:val="21"/>
          <w14:ligatures w14:val="none"/>
        </w:rPr>
        <w:t>);</w:t>
      </w:r>
    </w:p>
    <w:p w14:paraId="79A06145"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w:t>
      </w:r>
    </w:p>
    <w:p w14:paraId="48B7BBF8" w14:textId="303A0B3E" w:rsidR="008E670B" w:rsidRPr="008E670B" w:rsidRDefault="003060F7" w:rsidP="008E670B">
      <w:r>
        <w:t xml:space="preserve">In my example, bullet </w:t>
      </w:r>
      <w:r w:rsidR="00AB6BAB">
        <w:t xml:space="preserve">is some integer value of the </w:t>
      </w:r>
      <w:r w:rsidR="00AB6BAB">
        <w:rPr>
          <w:i/>
          <w:iCs/>
        </w:rPr>
        <w:t>NetworkPrefabList</w:t>
      </w:r>
      <w:r w:rsidR="00AB6BAB">
        <w:t>.</w:t>
      </w:r>
    </w:p>
    <w:p w14:paraId="5C969359" w14:textId="3B762D13" w:rsidR="00E721AB" w:rsidRDefault="00E721AB" w:rsidP="00E721AB">
      <w:pPr>
        <w:pStyle w:val="Heading2"/>
      </w:pPr>
      <w:bookmarkStart w:id="35" w:name="_Toc156825321"/>
      <w:r>
        <w:t>Pooling</w:t>
      </w:r>
      <w:bookmarkEnd w:id="35"/>
      <w:r w:rsidR="00AB6BAB">
        <w:t xml:space="preserve"> (Optional/Advanced)</w:t>
      </w:r>
    </w:p>
    <w:p w14:paraId="168103C1" w14:textId="2FD58072" w:rsidR="001E519F" w:rsidRDefault="001E519F" w:rsidP="001E519F">
      <w:r>
        <w:t>This is an advanced concept that Unity has scripts and Covers in their NCO tutorial, but I’ll gloss over the topic:</w:t>
      </w:r>
    </w:p>
    <w:p w14:paraId="156F3854" w14:textId="06DC360C" w:rsidR="001E519F" w:rsidRDefault="001E519F" w:rsidP="001E519F">
      <w:pPr>
        <w:pStyle w:val="ListParagraph"/>
        <w:numPr>
          <w:ilvl w:val="1"/>
          <w:numId w:val="2"/>
        </w:numPr>
      </w:pPr>
      <w:r>
        <w:t xml:space="preserve">Creating </w:t>
      </w:r>
      <w:r w:rsidR="008E670B">
        <w:t>Objects</w:t>
      </w:r>
      <w:r>
        <w:t xml:space="preserve"> and Sending that data over to clients its hard work, also takes lot of bandwidth</w:t>
      </w:r>
    </w:p>
    <w:p w14:paraId="11DA34C7" w14:textId="77777777" w:rsidR="001E519F" w:rsidRDefault="001E519F" w:rsidP="001E519F">
      <w:pPr>
        <w:pStyle w:val="ListParagraph"/>
        <w:numPr>
          <w:ilvl w:val="1"/>
          <w:numId w:val="2"/>
        </w:numPr>
      </w:pPr>
      <w:r>
        <w:t>Solution: Preinstantiate Objects on Client Side</w:t>
      </w:r>
    </w:p>
    <w:p w14:paraId="1CF1D526" w14:textId="51874FCD" w:rsidR="001E519F" w:rsidRDefault="001E519F" w:rsidP="001E519F">
      <w:pPr>
        <w:pStyle w:val="ListParagraph"/>
        <w:numPr>
          <w:ilvl w:val="1"/>
          <w:numId w:val="2"/>
        </w:numPr>
      </w:pPr>
      <w:r>
        <w:t xml:space="preserve">When “spawning” a GameObject, you get an object from here instead! Saving you some computation time at expense of RAM. </w:t>
      </w:r>
    </w:p>
    <w:p w14:paraId="472B7F9C" w14:textId="484D86F7" w:rsidR="00AB6BAB" w:rsidRPr="001E519F" w:rsidRDefault="00AB6BAB" w:rsidP="00AB6BAB">
      <w:r>
        <w:t>Core idea: don’t worry about it till it becomes an issue. If you need performance/bandwidth, use pooling.</w:t>
      </w:r>
    </w:p>
    <w:p w14:paraId="098E1AB4" w14:textId="3AA4A6CD" w:rsidR="00FD6C66" w:rsidRDefault="00FD6C66" w:rsidP="00F54FFB">
      <w:pPr>
        <w:pStyle w:val="Heading1"/>
      </w:pPr>
      <w:bookmarkStart w:id="36" w:name="_Toc156825322"/>
      <w:r>
        <w:t>Data Management</w:t>
      </w:r>
      <w:bookmarkEnd w:id="36"/>
    </w:p>
    <w:p w14:paraId="672ECBE9" w14:textId="4B3CFED4" w:rsidR="00AB3C8A" w:rsidRDefault="00E97C7B" w:rsidP="001E519F">
      <w:pPr>
        <w:pStyle w:val="Heading2"/>
      </w:pPr>
      <w:bookmarkStart w:id="37" w:name="_Toc156825323"/>
      <w:r>
        <w:t>Network Variables</w:t>
      </w:r>
      <w:bookmarkEnd w:id="37"/>
    </w:p>
    <w:p w14:paraId="1CAAE130" w14:textId="77777777" w:rsidR="00BB6126" w:rsidRDefault="001E519F" w:rsidP="00BB6126">
      <w:r>
        <w:t xml:space="preserve">Remember when we mentioned said Instantiating objects is different than spawning, and instantiating on one end doesn’t do that on other? Same goes for variables. If I update a value on my client side, it doesn’t automatically update on other side. </w:t>
      </w:r>
    </w:p>
    <w:p w14:paraId="303EFA8C" w14:textId="614CECAC" w:rsidR="00F54FFB" w:rsidRPr="00F54FFB" w:rsidRDefault="00F54FFB" w:rsidP="00BB6126">
      <w:r>
        <w:t xml:space="preserve">Luckily its really easy to set up: All you need to do is change the type to </w:t>
      </w:r>
      <w:r>
        <w:rPr>
          <w:b/>
          <w:bCs/>
        </w:rPr>
        <w:t>NetworkVariable&lt;Type&gt;</w:t>
      </w:r>
      <w:r>
        <w:t xml:space="preserve"> and access its value with </w:t>
      </w:r>
      <w:r>
        <w:rPr>
          <w:b/>
          <w:bCs/>
        </w:rPr>
        <w:t>.Value</w:t>
      </w:r>
      <w:r>
        <w:t xml:space="preserve">. This will automatically update on all connections, but again NetworkVariables are only editable serverside, so we need another RPC for </w:t>
      </w:r>
      <w:r w:rsidR="00BA3283">
        <w:t>that, but in there all we have to do and change numbers</w:t>
      </w:r>
    </w:p>
    <w:p w14:paraId="5AC8CF7D" w14:textId="69158CB5" w:rsidR="00F54FFB" w:rsidRDefault="00F54FFB" w:rsidP="00BB6126">
      <w:r>
        <w:rPr>
          <w:noProof/>
        </w:rPr>
        <w:lastRenderedPageBreak/>
        <mc:AlternateContent>
          <mc:Choice Requires="wps">
            <w:drawing>
              <wp:inline distT="0" distB="0" distL="0" distR="0" wp14:anchorId="170662ED" wp14:editId="45D40C32">
                <wp:extent cx="6057900" cy="5838825"/>
                <wp:effectExtent l="0" t="0" r="19050" b="28575"/>
                <wp:docPr id="782460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38825"/>
                        </a:xfrm>
                        <a:prstGeom prst="rect">
                          <a:avLst/>
                        </a:prstGeom>
                        <a:solidFill>
                          <a:srgbClr val="FFFFFF"/>
                        </a:solidFill>
                        <a:ln w="9525">
                          <a:solidFill>
                            <a:srgbClr val="000000"/>
                          </a:solidFill>
                          <a:miter lim="800000"/>
                          <a:headEnd/>
                          <a:tailEnd/>
                        </a:ln>
                      </wps:spPr>
                      <wps:txb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&gt;();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Since Network variables arer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r w:rsidRPr="00F54FFB">
                              <w:rPr>
                                <w:rFonts w:ascii="Consolas" w:eastAsia="Times New Roman" w:hAnsi="Consolas" w:cs="Times New Roman"/>
                                <w:color w:val="4EC9B0"/>
                                <w:kern w:val="0"/>
                                <w:sz w:val="21"/>
                                <w:szCs w:val="21"/>
                                <w14:ligatures w14:val="none"/>
                              </w:rPr>
                              <w:t>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RequireOwnership</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wps:txbx>
                      <wps:bodyPr rot="0" vert="horz" wrap="square" lIns="91440" tIns="45720" rIns="91440" bIns="45720" anchor="t" anchorCtr="0">
                        <a:noAutofit/>
                      </wps:bodyPr>
                    </wps:wsp>
                  </a:graphicData>
                </a:graphic>
              </wp:inline>
            </w:drawing>
          </mc:Choice>
          <mc:Fallback>
            <w:pict>
              <v:shape w14:anchorId="170662ED" id="_x0000_s1033" type="#_x0000_t202" style="width:477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">
                <v:textbo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&gt;();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Since Network variables arer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r w:rsidRPr="00F54FFB">
                        <w:rPr>
                          <w:rFonts w:ascii="Consolas" w:eastAsia="Times New Roman" w:hAnsi="Consolas" w:cs="Times New Roman"/>
                          <w:color w:val="4EC9B0"/>
                          <w:kern w:val="0"/>
                          <w:sz w:val="21"/>
                          <w:szCs w:val="21"/>
                          <w14:ligatures w14:val="none"/>
                        </w:rPr>
                        <w:t>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RequireOwnership</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v:textbox>
                <w10:anchorlock/>
              </v:shape>
            </w:pict>
          </mc:Fallback>
        </mc:AlternateContent>
      </w:r>
    </w:p>
    <w:p w14:paraId="379C4795" w14:textId="0107A0A7" w:rsidR="001E519F" w:rsidRDefault="00BB6126" w:rsidP="00BB6126">
      <w:pPr>
        <w:jc w:val="center"/>
      </w:pPr>
      <w:r w:rsidRPr="00BB6126">
        <w:rPr>
          <w:noProof/>
        </w:rPr>
        <w:lastRenderedPageBreak/>
        <w:drawing>
          <wp:inline distT="0" distB="0" distL="0" distR="0" wp14:anchorId="6C99C8C0" wp14:editId="390AD62B">
            <wp:extent cx="5943600" cy="1823720"/>
            <wp:effectExtent l="0" t="0" r="0" b="5080"/>
            <wp:docPr id="44112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9352" name="Picture 1" descr="A screenshot of a computer&#10;&#10;Description automatically generated"/>
                    <pic:cNvPicPr/>
                  </pic:nvPicPr>
                  <pic:blipFill>
                    <a:blip r:embed="rId35"/>
                    <a:stretch>
                      <a:fillRect/>
                    </a:stretch>
                  </pic:blipFill>
                  <pic:spPr>
                    <a:xfrm>
                      <a:off x="0" y="0"/>
                      <a:ext cx="5943600" cy="1823720"/>
                    </a:xfrm>
                    <a:prstGeom prst="rect">
                      <a:avLst/>
                    </a:prstGeom>
                  </pic:spPr>
                </pic:pic>
              </a:graphicData>
            </a:graphic>
          </wp:inline>
        </w:drawing>
      </w:r>
      <w:r w:rsidRPr="00BB6126">
        <w:rPr>
          <w:noProof/>
        </w:rPr>
        <w:drawing>
          <wp:inline distT="0" distB="0" distL="0" distR="0" wp14:anchorId="63118143" wp14:editId="077055A5">
            <wp:extent cx="2438740" cy="1095528"/>
            <wp:effectExtent l="0" t="0" r="0" b="9525"/>
            <wp:docPr id="44893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6688" name="Picture 1" descr="A screenshot of a computer&#10;&#10;Description automatically generated"/>
                    <pic:cNvPicPr/>
                  </pic:nvPicPr>
                  <pic:blipFill>
                    <a:blip r:embed="rId36"/>
                    <a:stretch>
                      <a:fillRect/>
                    </a:stretch>
                  </pic:blipFill>
                  <pic:spPr>
                    <a:xfrm>
                      <a:off x="0" y="0"/>
                      <a:ext cx="2438740" cy="1095528"/>
                    </a:xfrm>
                    <a:prstGeom prst="rect">
                      <a:avLst/>
                    </a:prstGeom>
                  </pic:spPr>
                </pic:pic>
              </a:graphicData>
            </a:graphic>
          </wp:inline>
        </w:drawing>
      </w:r>
      <w:r w:rsidRPr="00BB6126">
        <w:rPr>
          <w:noProof/>
        </w:rPr>
        <w:drawing>
          <wp:inline distT="0" distB="0" distL="0" distR="0" wp14:anchorId="369DB321" wp14:editId="375FC655">
            <wp:extent cx="2009775" cy="1125299"/>
            <wp:effectExtent l="0" t="0" r="0" b="0"/>
            <wp:docPr id="54421926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9262" name="Picture 1" descr="A blue background with white text&#10;&#10;Description automatically generated"/>
                    <pic:cNvPicPr/>
                  </pic:nvPicPr>
                  <pic:blipFill>
                    <a:blip r:embed="rId37"/>
                    <a:stretch>
                      <a:fillRect/>
                    </a:stretch>
                  </pic:blipFill>
                  <pic:spPr>
                    <a:xfrm>
                      <a:off x="0" y="0"/>
                      <a:ext cx="2013704" cy="1127499"/>
                    </a:xfrm>
                    <a:prstGeom prst="rect">
                      <a:avLst/>
                    </a:prstGeom>
                  </pic:spPr>
                </pic:pic>
              </a:graphicData>
            </a:graphic>
          </wp:inline>
        </w:drawing>
      </w:r>
    </w:p>
    <w:p w14:paraId="3C814949" w14:textId="0DD5ED36" w:rsidR="00F54FFB" w:rsidRDefault="00F54FFB" w:rsidP="00F54FFB">
      <w:pPr>
        <w:jc w:val="center"/>
      </w:pPr>
      <w:r>
        <w:t>You can see our server points are synced, but local points are not.</w:t>
      </w:r>
    </w:p>
    <w:p w14:paraId="63996DF7" w14:textId="5588D7F8" w:rsidR="00BA3283" w:rsidRDefault="00BA3283" w:rsidP="000F3FDC">
      <w:pPr>
        <w:pStyle w:val="ListBullet"/>
        <w:numPr>
          <w:ilvl w:val="0"/>
          <w:numId w:val="0"/>
        </w:numPr>
        <w:ind w:left="360" w:hanging="360"/>
      </w:pPr>
      <w:r>
        <w:rPr>
          <w:b/>
          <w:bCs/>
        </w:rPr>
        <w:t>Use case</w:t>
      </w:r>
      <w:r>
        <w:t xml:space="preserve">: Use a </w:t>
      </w:r>
      <w:r>
        <w:rPr>
          <w:b/>
          <w:bCs/>
        </w:rPr>
        <w:t>ClientRPC</w:t>
      </w:r>
      <w:r>
        <w:t xml:space="preserve"> to change EVERYONE’S local_points</w:t>
      </w:r>
    </w:p>
    <w:p w14:paraId="5FA85E1F" w14:textId="5BD4881D" w:rsidR="00013EFF" w:rsidRDefault="00013EFF" w:rsidP="00013EFF">
      <w:pPr>
        <w:pStyle w:val="ListBullet"/>
        <w:numPr>
          <w:ilvl w:val="0"/>
          <w:numId w:val="0"/>
        </w:numPr>
      </w:pPr>
      <w:r>
        <w:t xml:space="preserve">Permissions are also very useful read here: </w:t>
      </w:r>
      <w:hyperlink r:id="rId38" w:history="1">
        <w:r w:rsidRPr="00D111C9">
          <w:rPr>
            <w:rStyle w:val="Hyperlink"/>
          </w:rPr>
          <w:t>https://docs-multiplayer.unity3d.com/netcode/current/basics/networkvariable/#permissions</w:t>
        </w:r>
      </w:hyperlink>
    </w:p>
    <w:p w14:paraId="43A9CAB4" w14:textId="1073CECB" w:rsidR="00013EFF" w:rsidRPr="00BA3283" w:rsidRDefault="00013EFF" w:rsidP="00013EFF">
      <w:pPr>
        <w:pStyle w:val="ListBullet"/>
        <w:numPr>
          <w:ilvl w:val="0"/>
          <w:numId w:val="0"/>
        </w:numPr>
      </w:pPr>
      <w:r>
        <w:t>Some variables only client wants to change vs server can only change. Network variables are nice to be “hack resistant”</w:t>
      </w:r>
      <w:r w:rsidR="00393516">
        <w:t xml:space="preserve"> (like changing values in your Editor during Runs)</w:t>
      </w:r>
    </w:p>
    <w:p w14:paraId="5AC4A529" w14:textId="77777777" w:rsidR="00BA3283" w:rsidRDefault="00BA3283">
      <w:pPr>
        <w:rPr>
          <w:rFonts w:ascii="Roboto" w:eastAsiaTheme="majorEastAsia" w:hAnsi="Roboto" w:cstheme="majorBidi"/>
          <w:sz w:val="40"/>
          <w:szCs w:val="40"/>
        </w:rPr>
      </w:pPr>
      <w:r>
        <w:br w:type="page"/>
      </w:r>
    </w:p>
    <w:p w14:paraId="2DC2FA49" w14:textId="562B6B6A" w:rsidR="00F54FFB" w:rsidRDefault="00F54FFB" w:rsidP="00F54FFB">
      <w:pPr>
        <w:pStyle w:val="Heading1"/>
      </w:pPr>
      <w:r>
        <w:lastRenderedPageBreak/>
        <w:t>TLDR</w:t>
      </w:r>
    </w:p>
    <w:p w14:paraId="4E2893E5" w14:textId="1287DE60" w:rsidR="00F54FFB" w:rsidRPr="00F54FFB" w:rsidRDefault="00F54FFB" w:rsidP="00F54FFB">
      <w:r>
        <w:t>To get things started:</w:t>
      </w:r>
    </w:p>
    <w:p w14:paraId="6AA3D0D7" w14:textId="2BAA4488" w:rsidR="000D5FC5" w:rsidRDefault="000D5FC5" w:rsidP="00F54FFB">
      <w:pPr>
        <w:pStyle w:val="ListParagraph"/>
        <w:numPr>
          <w:ilvl w:val="0"/>
          <w:numId w:val="22"/>
        </w:numPr>
      </w:pPr>
      <w:r>
        <w:t>Netcode For Game Objects, Unity Relay from Package Manager</w:t>
      </w:r>
    </w:p>
    <w:p w14:paraId="1A97FA8C" w14:textId="5E89D350" w:rsidR="000D5FC5" w:rsidRDefault="00000000" w:rsidP="00F54FFB">
      <w:pPr>
        <w:pStyle w:val="ListParagraph"/>
        <w:numPr>
          <w:ilvl w:val="0"/>
          <w:numId w:val="22"/>
        </w:numPr>
      </w:pPr>
      <w:hyperlink r:id="rId39" w:anchor="main" w:history="1">
        <w:r w:rsidR="000D5FC5" w:rsidRPr="003D3762">
          <w:rPr>
            <w:rStyle w:val="Hyperlink"/>
          </w:rPr>
          <w:t>https://github.com/Unity-Technologies/com.unity.multiplayer.samples.coop.git?path=/Packages/com.unity.multiplayer.samples.coop#main</w:t>
        </w:r>
      </w:hyperlink>
      <w:r w:rsidR="000D5FC5">
        <w:t xml:space="preserve"> from package manager for CLientNetworkTransform</w:t>
      </w:r>
    </w:p>
    <w:p w14:paraId="7C585160" w14:textId="6E1D0709" w:rsidR="00F54FFB" w:rsidRDefault="00F54FFB" w:rsidP="00F54FFB">
      <w:pPr>
        <w:pStyle w:val="ListParagraph"/>
        <w:numPr>
          <w:ilvl w:val="0"/>
          <w:numId w:val="22"/>
        </w:numPr>
      </w:pPr>
      <w:r>
        <w:t>NetworkManager Component on a GameObject</w:t>
      </w:r>
    </w:p>
    <w:p w14:paraId="493EE9F0" w14:textId="0F59A45B" w:rsidR="00F54FFB" w:rsidRDefault="00F54FFB" w:rsidP="00F54FFB">
      <w:pPr>
        <w:pStyle w:val="ListParagraph"/>
        <w:numPr>
          <w:ilvl w:val="1"/>
          <w:numId w:val="22"/>
        </w:numPr>
      </w:pPr>
      <w:r>
        <w:t>Add Unity Transport</w:t>
      </w:r>
      <w:r w:rsidR="00F26A6C">
        <w:t xml:space="preserve">, Drag this into </w:t>
      </w:r>
      <w:r w:rsidR="00F26A6C">
        <w:rPr>
          <w:i/>
          <w:iCs/>
        </w:rPr>
        <w:t>NetworkTransport</w:t>
      </w:r>
      <w:r w:rsidR="00F26A6C">
        <w:t xml:space="preserve"> in the NetworkManager Componnet.</w:t>
      </w:r>
    </w:p>
    <w:p w14:paraId="742E7877" w14:textId="6C7B87C6" w:rsidR="00F26A6C" w:rsidRDefault="00F26A6C" w:rsidP="00F26A6C">
      <w:pPr>
        <w:pStyle w:val="ListParagraph"/>
        <w:numPr>
          <w:ilvl w:val="0"/>
          <w:numId w:val="22"/>
        </w:numPr>
      </w:pPr>
      <w:r>
        <w:t>RelayManager Script onto a GameObject (CTRL+A CTRL+C CTRL+V)</w:t>
      </w:r>
    </w:p>
    <w:p w14:paraId="19088CA6" w14:textId="7AC3E9E5" w:rsidR="00F26A6C" w:rsidRDefault="00F26A6C" w:rsidP="00F26A6C">
      <w:pPr>
        <w:pStyle w:val="ListParagraph"/>
        <w:numPr>
          <w:ilvl w:val="1"/>
          <w:numId w:val="22"/>
        </w:numPr>
      </w:pPr>
      <w:r>
        <w:rPr>
          <w:noProof/>
        </w:rPr>
        <mc:AlternateContent>
          <mc:Choice Requires="wps">
            <w:drawing>
              <wp:inline distT="0" distB="0" distL="0" distR="0" wp14:anchorId="4AF22FAA" wp14:editId="78B53060">
                <wp:extent cx="2390775" cy="476250"/>
                <wp:effectExtent l="0" t="0" r="28575" b="19050"/>
                <wp:docPr id="616499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76250"/>
                        </a:xfrm>
                        <a:prstGeom prst="rect">
                          <a:avLst/>
                        </a:prstGeom>
                        <a:solidFill>
                          <a:srgbClr val="FFFFFF"/>
                        </a:solidFill>
                        <a:ln w="9525">
                          <a:solidFill>
                            <a:srgbClr val="000000"/>
                          </a:solidFill>
                          <a:miter lim="800000"/>
                          <a:headEnd/>
                          <a:tailEnd/>
                        </a:ln>
                      </wps:spPr>
                      <wps:txb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RelayManager</w:t>
                            </w:r>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relayService</w:t>
                            </w:r>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//RelayServerData</w:t>
                            </w:r>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To get NetworkManager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 </w:t>
                            </w:r>
                            <w:r w:rsidRPr="00F26A6C">
                              <w:rPr>
                                <w:rFonts w:ascii="Consolas" w:eastAsia="Times New Roman" w:hAnsi="Consolas" w:cs="Times New Roman"/>
                                <w:color w:val="4EC9B0"/>
                                <w:kern w:val="0"/>
                                <w:sz w:val="21"/>
                                <w:szCs w:val="21"/>
                                <w14:ligatures w14:val="none"/>
                              </w:rPr>
                              <w:t>MonoBehaviour</w:t>
                            </w:r>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ensures you only have 1 manager</w:t>
                            </w:r>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UnityEvent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//if you want triggers for when you connect</w:t>
                            </w:r>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r w:rsidRPr="00F26A6C">
                              <w:rPr>
                                <w:rFonts w:ascii="Consolas" w:eastAsia="Times New Roman" w:hAnsi="Consolas" w:cs="Times New Roman"/>
                                <w:color w:val="CCCCCC"/>
                                <w:kern w:val="0"/>
                                <w:sz w:val="21"/>
                                <w:szCs w:val="21"/>
                                <w14:ligatures w14:val="none"/>
                              </w:rPr>
                              <w:t>);</w:t>
                            </w:r>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r w:rsidRPr="00F26A6C">
                              <w:rPr>
                                <w:rFonts w:ascii="Consolas" w:eastAsia="Times New Roman" w:hAnsi="Consolas" w:cs="Times New Roman"/>
                                <w:color w:val="CCCCCC"/>
                                <w:kern w:val="0"/>
                                <w:sz w:val="21"/>
                                <w:szCs w:val="21"/>
                                <w14:ligatures w14:val="none"/>
                              </w:rPr>
                              <w:t>();</w:t>
                            </w:r>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r w:rsidRPr="00F26A6C">
                              <w:rPr>
                                <w:rFonts w:ascii="Consolas" w:eastAsia="Times New Roman" w:hAnsi="Consolas" w:cs="Times New Roman"/>
                                <w:color w:val="DCDCAA"/>
                                <w:kern w:val="0"/>
                                <w:sz w:val="21"/>
                                <w:szCs w:val="21"/>
                                <w14:ligatures w14:val="none"/>
                              </w:rPr>
                              <w:t>CreateRelay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joincode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Ideally, you'll display this somewhere or find away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JoinRelay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JoinAllocation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wps:txbx>
                      <wps:bodyPr rot="0" vert="horz" wrap="square" lIns="91440" tIns="45720" rIns="91440" bIns="45720" anchor="t" anchorCtr="0">
                        <a:noAutofit/>
                      </wps:bodyPr>
                    </wps:wsp>
                  </a:graphicData>
                </a:graphic>
              </wp:inline>
            </w:drawing>
          </mc:Choice>
          <mc:Fallback>
            <w:pict>
              <v:shape w14:anchorId="4AF22FAA" id="_x0000_s1034" type="#_x0000_t202" style="width:188.2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nvFQIAACY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">
                <v:textbo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RelayManager</w:t>
                      </w:r>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relayService</w:t>
                      </w:r>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//RelayServerData</w:t>
                      </w:r>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To get NetworkManager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 </w:t>
                      </w:r>
                      <w:r w:rsidRPr="00F26A6C">
                        <w:rPr>
                          <w:rFonts w:ascii="Consolas" w:eastAsia="Times New Roman" w:hAnsi="Consolas" w:cs="Times New Roman"/>
                          <w:color w:val="4EC9B0"/>
                          <w:kern w:val="0"/>
                          <w:sz w:val="21"/>
                          <w:szCs w:val="21"/>
                          <w14:ligatures w14:val="none"/>
                        </w:rPr>
                        <w:t>MonoBehaviour</w:t>
                      </w:r>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ensures you only have 1 manager</w:t>
                      </w:r>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UnityEvent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//if you want triggers for when you connect</w:t>
                      </w:r>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r w:rsidRPr="00F26A6C">
                        <w:rPr>
                          <w:rFonts w:ascii="Consolas" w:eastAsia="Times New Roman" w:hAnsi="Consolas" w:cs="Times New Roman"/>
                          <w:color w:val="CCCCCC"/>
                          <w:kern w:val="0"/>
                          <w:sz w:val="21"/>
                          <w:szCs w:val="21"/>
                          <w14:ligatures w14:val="none"/>
                        </w:rPr>
                        <w:t>);</w:t>
                      </w:r>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r w:rsidRPr="00F26A6C">
                        <w:rPr>
                          <w:rFonts w:ascii="Consolas" w:eastAsia="Times New Roman" w:hAnsi="Consolas" w:cs="Times New Roman"/>
                          <w:color w:val="CCCCCC"/>
                          <w:kern w:val="0"/>
                          <w:sz w:val="21"/>
                          <w:szCs w:val="21"/>
                          <w14:ligatures w14:val="none"/>
                        </w:rPr>
                        <w:t>();</w:t>
                      </w:r>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r w:rsidRPr="00F26A6C">
                        <w:rPr>
                          <w:rFonts w:ascii="Consolas" w:eastAsia="Times New Roman" w:hAnsi="Consolas" w:cs="Times New Roman"/>
                          <w:color w:val="DCDCAA"/>
                          <w:kern w:val="0"/>
                          <w:sz w:val="21"/>
                          <w:szCs w:val="21"/>
                          <w14:ligatures w14:val="none"/>
                        </w:rPr>
                        <w:t>CreateRelay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joincode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Ideally, you'll display this somewhere or find away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JoinRelay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JoinAllocation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v:textbox>
                <w10:anchorlock/>
              </v:shape>
            </w:pict>
          </mc:Fallback>
        </mc:AlternateContent>
      </w:r>
    </w:p>
    <w:p w14:paraId="3BAC51AF" w14:textId="45836FA0" w:rsidR="000D5FC5" w:rsidRDefault="000D5FC5" w:rsidP="000D5FC5">
      <w:pPr>
        <w:pStyle w:val="ListParagraph"/>
        <w:numPr>
          <w:ilvl w:val="0"/>
          <w:numId w:val="22"/>
        </w:numPr>
      </w:pPr>
      <w:r>
        <w:t>GUI for Connection</w:t>
      </w:r>
    </w:p>
    <w:p w14:paraId="5B129A08" w14:textId="5BA4AF4B" w:rsidR="000D5FC5" w:rsidRDefault="000D5FC5" w:rsidP="000D5FC5">
      <w:pPr>
        <w:pStyle w:val="ListParagraph"/>
        <w:numPr>
          <w:ilvl w:val="1"/>
          <w:numId w:val="22"/>
        </w:numPr>
      </w:pPr>
      <w:r>
        <w:t xml:space="preserve">Two Buttons (or buttons on your keyboard), Text </w:t>
      </w:r>
      <w:r w:rsidR="00140FB3">
        <w:t>Input for</w:t>
      </w:r>
      <w:r>
        <w:t xml:space="preserve"> Relay Code, Text to change to Display Relay Code</w:t>
      </w:r>
    </w:p>
    <w:p w14:paraId="2B6C009C" w14:textId="75A7EA51" w:rsidR="000D5FC5" w:rsidRDefault="000D5FC5" w:rsidP="000D5FC5">
      <w:pPr>
        <w:pStyle w:val="ListParagraph"/>
        <w:numPr>
          <w:ilvl w:val="0"/>
          <w:numId w:val="22"/>
        </w:numPr>
      </w:pPr>
      <w:r>
        <w:t>Any Object to Instantiate or Move by Server/User</w:t>
      </w:r>
    </w:p>
    <w:p w14:paraId="632D0AB0" w14:textId="397BBEE8" w:rsidR="000D5FC5" w:rsidRDefault="000D5FC5" w:rsidP="000D5FC5">
      <w:pPr>
        <w:pStyle w:val="ListParagraph"/>
        <w:numPr>
          <w:ilvl w:val="1"/>
          <w:numId w:val="22"/>
        </w:numPr>
      </w:pPr>
      <w:r>
        <w:t>NetworkObject Component</w:t>
      </w:r>
    </w:p>
    <w:p w14:paraId="4954AC8F" w14:textId="327F09F8" w:rsidR="000D5FC5" w:rsidRDefault="000D5FC5" w:rsidP="000D5FC5">
      <w:pPr>
        <w:pStyle w:val="ListParagraph"/>
        <w:numPr>
          <w:ilvl w:val="1"/>
          <w:numId w:val="22"/>
        </w:numPr>
      </w:pPr>
      <w:r>
        <w:t>NetworkTransform Component if moving.</w:t>
      </w:r>
    </w:p>
    <w:p w14:paraId="6C48DE4F" w14:textId="6C1923EE" w:rsidR="000D5FC5" w:rsidRDefault="000D5FC5" w:rsidP="000D5FC5">
      <w:pPr>
        <w:pStyle w:val="ListParagraph"/>
        <w:numPr>
          <w:ilvl w:val="2"/>
          <w:numId w:val="22"/>
        </w:numPr>
      </w:pPr>
      <w:r>
        <w:t>ClientNetworkTransform if the client will be moving it.</w:t>
      </w:r>
    </w:p>
    <w:p w14:paraId="4108240E" w14:textId="44AB9A3B" w:rsidR="000D5FC5" w:rsidRDefault="000D5FC5" w:rsidP="000D5FC5">
      <w:pPr>
        <w:pStyle w:val="ListParagraph"/>
        <w:numPr>
          <w:ilvl w:val="1"/>
          <w:numId w:val="22"/>
        </w:numPr>
      </w:pPr>
      <w:r>
        <w:t>Counter Example: A moving wall on all game instances doesn’t need network transform/object, as it will move same on all side due to code being same.</w:t>
      </w:r>
    </w:p>
    <w:p w14:paraId="48785E0E" w14:textId="6BF68EFE" w:rsidR="00BA3283" w:rsidRDefault="00BA3283" w:rsidP="000D5FC5">
      <w:pPr>
        <w:pStyle w:val="ListParagraph"/>
        <w:numPr>
          <w:ilvl w:val="1"/>
          <w:numId w:val="22"/>
        </w:numPr>
      </w:pPr>
      <w:r>
        <w:rPr>
          <w:b/>
          <w:bCs/>
        </w:rPr>
        <w:t>Make Sure to add onto NetworkPrefabList on NetworkManager</w:t>
      </w:r>
    </w:p>
    <w:p w14:paraId="7EE65807" w14:textId="527D4925" w:rsidR="000D5FC5" w:rsidRDefault="000D5FC5" w:rsidP="000D5FC5">
      <w:pPr>
        <w:pStyle w:val="ListParagraph"/>
        <w:numPr>
          <w:ilvl w:val="0"/>
          <w:numId w:val="22"/>
        </w:numPr>
      </w:pPr>
      <w:r>
        <w:t>Player Movement:</w:t>
      </w:r>
    </w:p>
    <w:p w14:paraId="0F1F8B46" w14:textId="0834E4D7" w:rsidR="000D5FC5" w:rsidRDefault="000D5FC5" w:rsidP="000D5FC5">
      <w:pPr>
        <w:pStyle w:val="ListParagraph"/>
        <w:numPr>
          <w:ilvl w:val="1"/>
          <w:numId w:val="22"/>
        </w:numPr>
      </w:pPr>
      <w:r>
        <w:t>Remember to add NetworkObject + NetworkTransform Components</w:t>
      </w:r>
    </w:p>
    <w:p w14:paraId="2788556F" w14:textId="4EAE487C" w:rsidR="000D5FC5" w:rsidRDefault="000D5FC5" w:rsidP="000D5FC5">
      <w:pPr>
        <w:pStyle w:val="ListParagraph"/>
        <w:numPr>
          <w:ilvl w:val="1"/>
          <w:numId w:val="22"/>
        </w:numPr>
      </w:pPr>
      <w:r>
        <w:t>Change script from inherit MonoBehavior -&gt; NetworkBehavior</w:t>
      </w:r>
    </w:p>
    <w:p w14:paraId="64D60BA6" w14:textId="1A71B08C" w:rsidR="000D5FC5" w:rsidRDefault="000D5FC5" w:rsidP="000D5FC5">
      <w:pPr>
        <w:pStyle w:val="ListParagraph"/>
        <w:numPr>
          <w:ilvl w:val="1"/>
          <w:numId w:val="22"/>
        </w:numPr>
      </w:pPr>
      <w:r>
        <w:t>In any part of script you only want one player to control, add</w:t>
      </w:r>
    </w:p>
    <w:p w14:paraId="78433C13" w14:textId="4CD6B21D" w:rsidR="000D5FC5" w:rsidRDefault="000D5FC5" w:rsidP="000D5FC5">
      <w:pPr>
        <w:pStyle w:val="ListParagraph"/>
        <w:numPr>
          <w:ilvl w:val="1"/>
          <w:numId w:val="22"/>
        </w:numPr>
      </w:pPr>
      <w:r>
        <w:t>If(!isOwner) return</w:t>
      </w:r>
    </w:p>
    <w:p w14:paraId="23ECE797" w14:textId="416C71D9" w:rsidR="000D5FC5" w:rsidRDefault="000D5FC5" w:rsidP="000D5FC5">
      <w:pPr>
        <w:pStyle w:val="ListParagraph"/>
        <w:numPr>
          <w:ilvl w:val="0"/>
          <w:numId w:val="22"/>
        </w:numPr>
      </w:pPr>
      <w:r>
        <w:t>Instantiating Objects and Network Variables</w:t>
      </w:r>
    </w:p>
    <w:p w14:paraId="06CCA9C5" w14:textId="3194AF0D" w:rsidR="00BA3283" w:rsidRDefault="00BA3283" w:rsidP="00BA3283">
      <w:pPr>
        <w:pStyle w:val="ListParagraph"/>
        <w:numPr>
          <w:ilvl w:val="1"/>
          <w:numId w:val="22"/>
        </w:numPr>
      </w:pPr>
      <w:r>
        <w:t>RPC’s need specific format, see section from Table of Contents</w:t>
      </w:r>
    </w:p>
    <w:p w14:paraId="14FCB059" w14:textId="18FDF222" w:rsidR="000D5FC5" w:rsidRDefault="000D5FC5" w:rsidP="000D5FC5">
      <w:pPr>
        <w:pStyle w:val="ListParagraph"/>
        <w:numPr>
          <w:ilvl w:val="1"/>
          <w:numId w:val="22"/>
        </w:numPr>
      </w:pPr>
      <w:r>
        <w:t>For a Example GameManager copy and paste all of this:</w:t>
      </w:r>
    </w:p>
    <w:p w14:paraId="5053ED13" w14:textId="22FCEF79" w:rsidR="000D5FC5" w:rsidRDefault="000D5FC5" w:rsidP="000D5FC5">
      <w:pPr>
        <w:pStyle w:val="ListParagraph"/>
        <w:ind w:left="1440"/>
      </w:pPr>
      <w:r>
        <w:rPr>
          <w:noProof/>
        </w:rPr>
        <mc:AlternateContent>
          <mc:Choice Requires="wps">
            <w:drawing>
              <wp:inline distT="0" distB="0" distL="0" distR="0" wp14:anchorId="74794068" wp14:editId="2DF54B20">
                <wp:extent cx="4562475" cy="619125"/>
                <wp:effectExtent l="0" t="0" r="28575" b="28575"/>
                <wp:docPr id="1686775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19125"/>
                        </a:xfrm>
                        <a:prstGeom prst="rect">
                          <a:avLst/>
                        </a:prstGeom>
                        <a:solidFill>
                          <a:srgbClr val="FFFFFF"/>
                        </a:solidFill>
                        <a:ln w="9525">
                          <a:solidFill>
                            <a:srgbClr val="000000"/>
                          </a:solidFill>
                          <a:miter lim="800000"/>
                          <a:headEnd/>
                          <a:tailEnd/>
                        </a:ln>
                      </wps:spPr>
                      <wps:txb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CCCCCC"/>
                                <w:kern w:val="0"/>
                                <w:sz w:val="21"/>
                                <w:szCs w:val="21"/>
                                <w14:ligatures w14:val="none"/>
                              </w:rPr>
                              <w:t>;</w:t>
                            </w:r>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Netcode</w:t>
                            </w:r>
                            <w:r w:rsidRPr="000D5FC5">
                              <w:rPr>
                                <w:rFonts w:ascii="Consolas" w:eastAsia="Times New Roman" w:hAnsi="Consolas" w:cs="Times New Roman"/>
                                <w:color w:val="CCCCCC"/>
                                <w:kern w:val="0"/>
                                <w:sz w:val="21"/>
                                <w:szCs w:val="21"/>
                                <w14:ligatures w14:val="none"/>
                              </w:rPr>
                              <w:t>;</w:t>
                            </w:r>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TMPro</w:t>
                            </w:r>
                            <w:r w:rsidRPr="000D5FC5">
                              <w:rPr>
                                <w:rFonts w:ascii="Consolas" w:eastAsia="Times New Roman" w:hAnsi="Consolas" w:cs="Times New Roman"/>
                                <w:color w:val="CCCCCC"/>
                                <w:kern w:val="0"/>
                                <w:sz w:val="21"/>
                                <w:szCs w:val="21"/>
                                <w14:ligatures w14:val="none"/>
                              </w:rPr>
                              <w:t>;</w:t>
                            </w:r>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VisualScripting</w:t>
                            </w:r>
                            <w:r w:rsidRPr="000D5FC5">
                              <w:rPr>
                                <w:rFonts w:ascii="Consolas" w:eastAsia="Times New Roman" w:hAnsi="Consolas" w:cs="Times New Roman"/>
                                <w:color w:val="CCCCCC"/>
                                <w:kern w:val="0"/>
                                <w:sz w:val="21"/>
                                <w:szCs w:val="21"/>
                                <w14:ligatures w14:val="none"/>
                              </w:rPr>
                              <w:t>;</w:t>
                            </w:r>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 </w:t>
                            </w:r>
                            <w:r w:rsidRPr="000D5FC5">
                              <w:rPr>
                                <w:rFonts w:ascii="Consolas" w:eastAsia="Times New Roman" w:hAnsi="Consolas" w:cs="Times New Roman"/>
                                <w:color w:val="4EC9B0"/>
                                <w:kern w:val="0"/>
                                <w:sz w:val="21"/>
                                <w:szCs w:val="21"/>
                                <w14:ligatures w14:val="none"/>
                              </w:rPr>
                              <w:t>NetworkBehaviour</w:t>
                            </w:r>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&gt;();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TMP_Text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public GameObject gameObject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NetworkObject networkObject</w:t>
                            </w:r>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List&lt;GameObject&gt; gameObject</w:t>
                            </w:r>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w:t>
                            </w:r>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r w:rsidRPr="000D5FC5">
                              <w:rPr>
                                <w:rFonts w:ascii="Consolas" w:eastAsia="Times New Roman" w:hAnsi="Consolas" w:cs="Times New Roman"/>
                                <w:color w:val="CCCCCC"/>
                                <w:kern w:val="0"/>
                                <w:sz w:val="21"/>
                                <w:szCs w:val="21"/>
                                <w14:ligatures w14:val="none"/>
                              </w:rPr>
                              <w:t>);</w:t>
                            </w:r>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Since Network variables arer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//Spawning and Despawning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NetworkObjectReference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w:t>
                            </w:r>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wps:txbx>
                      <wps:bodyPr rot="0" vert="horz" wrap="square" lIns="91440" tIns="45720" rIns="91440" bIns="45720" anchor="t" anchorCtr="0">
                        <a:noAutofit/>
                      </wps:bodyPr>
                    </wps:wsp>
                  </a:graphicData>
                </a:graphic>
              </wp:inline>
            </w:drawing>
          </mc:Choice>
          <mc:Fallback>
            <w:pict>
              <v:shape w14:anchorId="74794068" id="_x0000_s1035" type="#_x0000_t202" style="width:359.2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">
                <v:textbo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CCCCCC"/>
                          <w:kern w:val="0"/>
                          <w:sz w:val="21"/>
                          <w:szCs w:val="21"/>
                          <w14:ligatures w14:val="none"/>
                        </w:rPr>
                        <w:t>;</w:t>
                      </w:r>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Netcode</w:t>
                      </w:r>
                      <w:r w:rsidRPr="000D5FC5">
                        <w:rPr>
                          <w:rFonts w:ascii="Consolas" w:eastAsia="Times New Roman" w:hAnsi="Consolas" w:cs="Times New Roman"/>
                          <w:color w:val="CCCCCC"/>
                          <w:kern w:val="0"/>
                          <w:sz w:val="21"/>
                          <w:szCs w:val="21"/>
                          <w14:ligatures w14:val="none"/>
                        </w:rPr>
                        <w:t>;</w:t>
                      </w:r>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TMPro</w:t>
                      </w:r>
                      <w:r w:rsidRPr="000D5FC5">
                        <w:rPr>
                          <w:rFonts w:ascii="Consolas" w:eastAsia="Times New Roman" w:hAnsi="Consolas" w:cs="Times New Roman"/>
                          <w:color w:val="CCCCCC"/>
                          <w:kern w:val="0"/>
                          <w:sz w:val="21"/>
                          <w:szCs w:val="21"/>
                          <w14:ligatures w14:val="none"/>
                        </w:rPr>
                        <w:t>;</w:t>
                      </w:r>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VisualScripting</w:t>
                      </w:r>
                      <w:r w:rsidRPr="000D5FC5">
                        <w:rPr>
                          <w:rFonts w:ascii="Consolas" w:eastAsia="Times New Roman" w:hAnsi="Consolas" w:cs="Times New Roman"/>
                          <w:color w:val="CCCCCC"/>
                          <w:kern w:val="0"/>
                          <w:sz w:val="21"/>
                          <w:szCs w:val="21"/>
                          <w14:ligatures w14:val="none"/>
                        </w:rPr>
                        <w:t>;</w:t>
                      </w:r>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 </w:t>
                      </w:r>
                      <w:r w:rsidRPr="000D5FC5">
                        <w:rPr>
                          <w:rFonts w:ascii="Consolas" w:eastAsia="Times New Roman" w:hAnsi="Consolas" w:cs="Times New Roman"/>
                          <w:color w:val="4EC9B0"/>
                          <w:kern w:val="0"/>
                          <w:sz w:val="21"/>
                          <w:szCs w:val="21"/>
                          <w14:ligatures w14:val="none"/>
                        </w:rPr>
                        <w:t>NetworkBehaviour</w:t>
                      </w:r>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&gt;();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TMP_Text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public GameObject gameObject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NetworkObject networkObject</w:t>
                      </w:r>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List&lt;GameObject&gt; gameObject</w:t>
                      </w:r>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w:t>
                      </w:r>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r w:rsidRPr="000D5FC5">
                        <w:rPr>
                          <w:rFonts w:ascii="Consolas" w:eastAsia="Times New Roman" w:hAnsi="Consolas" w:cs="Times New Roman"/>
                          <w:color w:val="CCCCCC"/>
                          <w:kern w:val="0"/>
                          <w:sz w:val="21"/>
                          <w:szCs w:val="21"/>
                          <w14:ligatures w14:val="none"/>
                        </w:rPr>
                        <w:t>);</w:t>
                      </w:r>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Since Network variables arer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//Spawning and Despawning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NetworkObjectReference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w:t>
                      </w:r>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v:textbox>
                <w10:anchorlock/>
              </v:shape>
            </w:pict>
          </mc:Fallback>
        </mc:AlternateContent>
      </w:r>
    </w:p>
    <w:p w14:paraId="1399C6B8" w14:textId="56AEB6B6" w:rsidR="000D5FC5" w:rsidRDefault="000D5FC5" w:rsidP="000D5FC5">
      <w:pPr>
        <w:pStyle w:val="ListParagraph"/>
        <w:numPr>
          <w:ilvl w:val="1"/>
          <w:numId w:val="22"/>
        </w:numPr>
      </w:pPr>
      <w:r>
        <w:t>Otherwise: important ones:</w:t>
      </w:r>
    </w:p>
    <w:p w14:paraId="372390A5" w14:textId="65C4D21A" w:rsidR="00140FB3" w:rsidRDefault="00BA3283" w:rsidP="00BA3283">
      <w:pPr>
        <w:pStyle w:val="ListParagraph"/>
        <w:numPr>
          <w:ilvl w:val="2"/>
          <w:numId w:val="22"/>
        </w:numPr>
        <w:rPr>
          <w:noProof/>
        </w:rPr>
      </w:pPr>
      <w:r>
        <w:lastRenderedPageBreak/>
        <w:t>To set up network variable and RPC to call to change:</w:t>
      </w:r>
      <w:r w:rsidRPr="00BA3283">
        <w:rPr>
          <w:noProof/>
        </w:rPr>
        <w:t xml:space="preserve"> </w:t>
      </w:r>
      <w:r>
        <w:rPr>
          <w:noProof/>
        </w:rPr>
        <w:br/>
      </w:r>
      <w:r>
        <w:rPr>
          <w:noProof/>
        </w:rPr>
        <mc:AlternateContent>
          <mc:Choice Requires="wps">
            <w:drawing>
              <wp:inline distT="0" distB="0" distL="0" distR="0" wp14:anchorId="08F290DA" wp14:editId="54EFF6FA">
                <wp:extent cx="5172075" cy="2686050"/>
                <wp:effectExtent l="0" t="0" r="28575" b="19050"/>
                <wp:docPr id="909072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2686050"/>
                        </a:xfrm>
                        <a:prstGeom prst="rect">
                          <a:avLst/>
                        </a:prstGeom>
                        <a:solidFill>
                          <a:srgbClr val="FFFFFF"/>
                        </a:solidFill>
                        <a:ln w="9525">
                          <a:solidFill>
                            <a:srgbClr val="000000"/>
                          </a:solidFill>
                          <a:miter lim="800000"/>
                          <a:headEnd/>
                          <a:tailEnd/>
                        </a:ln>
                      </wps:spPr>
                      <wps:txb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&gt;();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AddPointsServerRpc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wps:txbx>
                      <wps:bodyPr rot="0" vert="horz" wrap="square" lIns="91440" tIns="45720" rIns="91440" bIns="45720" anchor="t" anchorCtr="0">
                        <a:noAutofit/>
                      </wps:bodyPr>
                    </wps:wsp>
                  </a:graphicData>
                </a:graphic>
              </wp:inline>
            </w:drawing>
          </mc:Choice>
          <mc:Fallback>
            <w:pict>
              <v:shape w14:anchorId="08F290DA" id="_x0000_s1036" type="#_x0000_t202" style="width:407.2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QVFg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">
                <v:textbo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&gt;();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AddPointsServerRpc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v:textbox>
                <w10:anchorlock/>
              </v:shape>
            </w:pict>
          </mc:Fallback>
        </mc:AlternateContent>
      </w:r>
    </w:p>
    <w:p w14:paraId="4ABD247C" w14:textId="77777777" w:rsidR="00140FB3" w:rsidRDefault="00140FB3">
      <w:pPr>
        <w:rPr>
          <w:noProof/>
        </w:rPr>
      </w:pPr>
      <w:r>
        <w:rPr>
          <w:noProof/>
        </w:rPr>
        <w:br w:type="page"/>
      </w:r>
    </w:p>
    <w:p w14:paraId="1499A7BE" w14:textId="0C2B2606" w:rsidR="00BA3283" w:rsidRDefault="00140FB3" w:rsidP="00140FB3">
      <w:pPr>
        <w:pStyle w:val="ListParagraph"/>
        <w:ind w:left="2160"/>
      </w:pPr>
      <w:r>
        <w:rPr>
          <w:noProof/>
        </w:rPr>
        <w:lastRenderedPageBreak/>
        <mc:AlternateContent>
          <mc:Choice Requires="wps">
            <w:drawing>
              <wp:anchor distT="0" distB="0" distL="114300" distR="114300" simplePos="0" relativeHeight="251659264" behindDoc="1" locked="0" layoutInCell="1" allowOverlap="1" wp14:anchorId="2F252EA7" wp14:editId="5C157589">
                <wp:simplePos x="0" y="0"/>
                <wp:positionH relativeFrom="page">
                  <wp:posOffset>781050</wp:posOffset>
                </wp:positionH>
                <wp:positionV relativeFrom="paragraph">
                  <wp:posOffset>0</wp:posOffset>
                </wp:positionV>
                <wp:extent cx="6343650" cy="6267450"/>
                <wp:effectExtent l="0" t="0" r="19050" b="19050"/>
                <wp:wrapTight wrapText="bothSides">
                  <wp:wrapPolygon edited="0">
                    <wp:start x="0" y="0"/>
                    <wp:lineTo x="0" y="21600"/>
                    <wp:lineTo x="21600" y="21600"/>
                    <wp:lineTo x="21600" y="0"/>
                    <wp:lineTo x="0" y="0"/>
                  </wp:wrapPolygon>
                </wp:wrapTight>
                <wp:docPr id="564504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267450"/>
                        </a:xfrm>
                        <a:prstGeom prst="rect">
                          <a:avLst/>
                        </a:prstGeom>
                        <a:solidFill>
                          <a:srgbClr val="FFFFFF"/>
                        </a:solidFill>
                        <a:ln w="9525">
                          <a:solidFill>
                            <a:srgbClr val="000000"/>
                          </a:solidFill>
                          <a:miter lim="800000"/>
                          <a:headEnd/>
                          <a:tailEnd/>
                        </a:ln>
                      </wps:spPr>
                      <wps:txb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public GameObject gameObject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NetworkObject networkObject</w:t>
                            </w:r>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List&lt;GameObject&gt; gameObject</w:t>
                            </w:r>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4EC9B0"/>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9CDCFE"/>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w:t>
                            </w:r>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//Spawning and Despawning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NetworkObjectReference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w:t>
                            </w:r>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252EA7" id="_x0000_s1037" type="#_x0000_t202" style="position:absolute;left:0;text-align:left;margin-left:61.5pt;margin-top:0;width:499.5pt;height:493.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">
                <v:textbo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public GameObject gameObject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NetworkObject networkObject</w:t>
                      </w:r>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List&lt;GameObject&gt; gameObject</w:t>
                      </w:r>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4EC9B0"/>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9CDCFE"/>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w:t>
                      </w:r>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//Spawning and Despawning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NetworkObjectReference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w:t>
                      </w:r>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v:textbox>
                <w10:wrap type="tight" anchorx="page"/>
              </v:shape>
            </w:pict>
          </mc:Fallback>
        </mc:AlternateContent>
      </w:r>
    </w:p>
    <w:p w14:paraId="1F83A4C1" w14:textId="68807C8D" w:rsidR="00BA3283" w:rsidRDefault="00BA3283" w:rsidP="00BA3283">
      <w:pPr>
        <w:pStyle w:val="ListParagraph"/>
        <w:numPr>
          <w:ilvl w:val="2"/>
          <w:numId w:val="22"/>
        </w:numPr>
      </w:pPr>
      <w:r>
        <w:t>For spawning GameObjects on a singleton:</w:t>
      </w:r>
      <w:r w:rsidR="00140FB3">
        <w:t xml:space="preserve"> call [YourSingleton].Instance.SpawnGameObjectServerRPC</w:t>
      </w:r>
    </w:p>
    <w:p w14:paraId="78B0C55E" w14:textId="00F27526" w:rsidR="00140FB3" w:rsidRDefault="00BA3283" w:rsidP="00BA3283">
      <w:pPr>
        <w:pStyle w:val="ListParagraph"/>
        <w:numPr>
          <w:ilvl w:val="2"/>
          <w:numId w:val="22"/>
        </w:numPr>
      </w:pPr>
      <w:r>
        <w:t xml:space="preserve">You can change </w:t>
      </w:r>
      <w:r w:rsidRPr="00BA3283">
        <w:rPr>
          <w:b/>
          <w:bCs/>
        </w:rPr>
        <w:t>networkPrefabList</w:t>
      </w:r>
      <w:r>
        <w:t xml:space="preserve"> to a specific GameObject in some cases (like SpawnZombieServerRPC if you have a spawner script your server is handling and use </w:t>
      </w:r>
      <w:r w:rsidRPr="000F3FDC">
        <w:rPr>
          <w:b/>
          <w:bCs/>
        </w:rPr>
        <w:t xml:space="preserve">if(!isServer) return </w:t>
      </w:r>
      <w:r>
        <w:t>for client to not work on it</w:t>
      </w:r>
    </w:p>
    <w:p w14:paraId="461CECD1" w14:textId="072A77BF" w:rsidR="000D5FC5" w:rsidRPr="00F54FFB" w:rsidRDefault="00140FB3" w:rsidP="00BA3283">
      <w:pPr>
        <w:pStyle w:val="ListParagraph"/>
        <w:numPr>
          <w:ilvl w:val="2"/>
          <w:numId w:val="22"/>
        </w:numPr>
      </w:pPr>
      <w:r>
        <w:t>You can also use something like</w:t>
      </w:r>
      <w:r w:rsidR="00BA3283">
        <w:br/>
      </w:r>
      <w:r w:rsidR="00BA3283" w:rsidRPr="00BA3283">
        <w:rPr>
          <w:noProof/>
        </w:rPr>
        <w:t xml:space="preserve"> </w:t>
      </w:r>
      <w:r w:rsidR="00BA3283">
        <w:br/>
      </w:r>
      <w:r w:rsidR="00BA3283">
        <w:br/>
      </w:r>
    </w:p>
    <w:sectPr w:rsidR="000D5FC5" w:rsidRPr="00F54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18A31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A71C61"/>
    <w:multiLevelType w:val="hybridMultilevel"/>
    <w:tmpl w:val="6FE62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75C3E"/>
    <w:multiLevelType w:val="hybridMultilevel"/>
    <w:tmpl w:val="82B8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F11EF"/>
    <w:multiLevelType w:val="hybridMultilevel"/>
    <w:tmpl w:val="4F22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C49F7"/>
    <w:multiLevelType w:val="hybridMultilevel"/>
    <w:tmpl w:val="714E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33DD1"/>
    <w:multiLevelType w:val="hybridMultilevel"/>
    <w:tmpl w:val="BC00F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57436"/>
    <w:multiLevelType w:val="hybridMultilevel"/>
    <w:tmpl w:val="65E0A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74D00"/>
    <w:multiLevelType w:val="hybridMultilevel"/>
    <w:tmpl w:val="62141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7105E"/>
    <w:multiLevelType w:val="hybridMultilevel"/>
    <w:tmpl w:val="BC94E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9084A"/>
    <w:multiLevelType w:val="hybridMultilevel"/>
    <w:tmpl w:val="23AE32A8"/>
    <w:lvl w:ilvl="0" w:tplc="DEC4AC22">
      <w:start w:val="20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617"/>
    <w:multiLevelType w:val="hybridMultilevel"/>
    <w:tmpl w:val="AB882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14210"/>
    <w:multiLevelType w:val="hybridMultilevel"/>
    <w:tmpl w:val="1FE868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D3C61"/>
    <w:multiLevelType w:val="hybridMultilevel"/>
    <w:tmpl w:val="ECEE0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0179B"/>
    <w:multiLevelType w:val="hybridMultilevel"/>
    <w:tmpl w:val="9CBA1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30E0F"/>
    <w:multiLevelType w:val="hybridMultilevel"/>
    <w:tmpl w:val="F7A89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20970"/>
    <w:multiLevelType w:val="hybridMultilevel"/>
    <w:tmpl w:val="F8441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F1E28"/>
    <w:multiLevelType w:val="hybridMultilevel"/>
    <w:tmpl w:val="D1FA17D4"/>
    <w:lvl w:ilvl="0" w:tplc="BDF0539E">
      <w:start w:val="1"/>
      <w:numFmt w:val="decimal"/>
      <w:lvlText w:val="%1."/>
      <w:lvlJc w:val="left"/>
      <w:pPr>
        <w:ind w:left="720" w:hanging="360"/>
      </w:pPr>
      <w:rPr>
        <w:rFonts w:asciiTheme="minorHAnsi" w:hAnsiTheme="minorHAnsi" w:hint="default"/>
        <w:color w:val="auto"/>
        <w:sz w:val="22"/>
      </w:rPr>
    </w:lvl>
    <w:lvl w:ilvl="1" w:tplc="A7C6DA8A">
      <w:start w:val="1"/>
      <w:numFmt w:val="lowerLetter"/>
      <w:lvlText w:val="%2."/>
      <w:lvlJc w:val="left"/>
      <w:pPr>
        <w:ind w:left="1440" w:hanging="360"/>
      </w:pPr>
      <w:rPr>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3438B"/>
    <w:multiLevelType w:val="hybridMultilevel"/>
    <w:tmpl w:val="3B3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6C2663"/>
    <w:multiLevelType w:val="hybridMultilevel"/>
    <w:tmpl w:val="EFF88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90644"/>
    <w:multiLevelType w:val="hybridMultilevel"/>
    <w:tmpl w:val="3716A8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11A4D"/>
    <w:multiLevelType w:val="hybridMultilevel"/>
    <w:tmpl w:val="5D363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E43A5"/>
    <w:multiLevelType w:val="hybridMultilevel"/>
    <w:tmpl w:val="A4282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B3FBC"/>
    <w:multiLevelType w:val="hybridMultilevel"/>
    <w:tmpl w:val="FB3AA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864552">
    <w:abstractNumId w:val="9"/>
  </w:num>
  <w:num w:numId="2" w16cid:durableId="821312497">
    <w:abstractNumId w:val="5"/>
  </w:num>
  <w:num w:numId="3" w16cid:durableId="444275188">
    <w:abstractNumId w:val="10"/>
  </w:num>
  <w:num w:numId="4" w16cid:durableId="415903326">
    <w:abstractNumId w:val="11"/>
  </w:num>
  <w:num w:numId="5" w16cid:durableId="327096154">
    <w:abstractNumId w:val="22"/>
  </w:num>
  <w:num w:numId="6" w16cid:durableId="381056412">
    <w:abstractNumId w:val="20"/>
  </w:num>
  <w:num w:numId="7" w16cid:durableId="1970940181">
    <w:abstractNumId w:val="2"/>
  </w:num>
  <w:num w:numId="8" w16cid:durableId="1481578505">
    <w:abstractNumId w:val="13"/>
  </w:num>
  <w:num w:numId="9" w16cid:durableId="2130663660">
    <w:abstractNumId w:val="0"/>
  </w:num>
  <w:num w:numId="10" w16cid:durableId="857694542">
    <w:abstractNumId w:val="4"/>
  </w:num>
  <w:num w:numId="11" w16cid:durableId="1726484336">
    <w:abstractNumId w:val="12"/>
  </w:num>
  <w:num w:numId="12" w16cid:durableId="481891983">
    <w:abstractNumId w:val="6"/>
  </w:num>
  <w:num w:numId="13" w16cid:durableId="652568258">
    <w:abstractNumId w:val="14"/>
  </w:num>
  <w:num w:numId="14" w16cid:durableId="1493058134">
    <w:abstractNumId w:val="19"/>
  </w:num>
  <w:num w:numId="15" w16cid:durableId="315838931">
    <w:abstractNumId w:val="21"/>
  </w:num>
  <w:num w:numId="16" w16cid:durableId="607202534">
    <w:abstractNumId w:val="3"/>
  </w:num>
  <w:num w:numId="17" w16cid:durableId="1811363375">
    <w:abstractNumId w:val="16"/>
  </w:num>
  <w:num w:numId="18" w16cid:durableId="128282944">
    <w:abstractNumId w:val="15"/>
  </w:num>
  <w:num w:numId="19" w16cid:durableId="2133202760">
    <w:abstractNumId w:val="8"/>
  </w:num>
  <w:num w:numId="20" w16cid:durableId="1145009953">
    <w:abstractNumId w:val="18"/>
  </w:num>
  <w:num w:numId="21" w16cid:durableId="2004310072">
    <w:abstractNumId w:val="17"/>
  </w:num>
  <w:num w:numId="22" w16cid:durableId="955330303">
    <w:abstractNumId w:val="1"/>
  </w:num>
  <w:num w:numId="23" w16cid:durableId="30397187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Alvin">
    <w15:presenceInfo w15:providerId="AD" w15:userId="S::a0tran05@louisville.edu::1ec12602-28ec-436d-b5a9-7d3141ce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FCF"/>
    <w:rsid w:val="00013EFF"/>
    <w:rsid w:val="0003474A"/>
    <w:rsid w:val="0004434D"/>
    <w:rsid w:val="0006277C"/>
    <w:rsid w:val="000914E4"/>
    <w:rsid w:val="000B0D63"/>
    <w:rsid w:val="000D5FC5"/>
    <w:rsid w:val="000F3FDC"/>
    <w:rsid w:val="00140FB3"/>
    <w:rsid w:val="0017315F"/>
    <w:rsid w:val="001B462B"/>
    <w:rsid w:val="001E519F"/>
    <w:rsid w:val="00282065"/>
    <w:rsid w:val="00287748"/>
    <w:rsid w:val="002A7DE5"/>
    <w:rsid w:val="002E3CB9"/>
    <w:rsid w:val="003060F7"/>
    <w:rsid w:val="0031587E"/>
    <w:rsid w:val="00393516"/>
    <w:rsid w:val="003B6FCF"/>
    <w:rsid w:val="003E29C7"/>
    <w:rsid w:val="00413228"/>
    <w:rsid w:val="00472297"/>
    <w:rsid w:val="0049685B"/>
    <w:rsid w:val="004E4C6A"/>
    <w:rsid w:val="004F1B02"/>
    <w:rsid w:val="005C4FCF"/>
    <w:rsid w:val="00665426"/>
    <w:rsid w:val="00696EB1"/>
    <w:rsid w:val="006A2B8E"/>
    <w:rsid w:val="006E057E"/>
    <w:rsid w:val="006F509A"/>
    <w:rsid w:val="0070348D"/>
    <w:rsid w:val="00714FFC"/>
    <w:rsid w:val="00752206"/>
    <w:rsid w:val="007602D2"/>
    <w:rsid w:val="007E3B9F"/>
    <w:rsid w:val="008070B2"/>
    <w:rsid w:val="0082232E"/>
    <w:rsid w:val="008B2FB2"/>
    <w:rsid w:val="008D11DA"/>
    <w:rsid w:val="008E670B"/>
    <w:rsid w:val="00927211"/>
    <w:rsid w:val="009711D8"/>
    <w:rsid w:val="009B7AD4"/>
    <w:rsid w:val="009C4322"/>
    <w:rsid w:val="00AB3C8A"/>
    <w:rsid w:val="00AB6BAB"/>
    <w:rsid w:val="00B36D47"/>
    <w:rsid w:val="00B764CE"/>
    <w:rsid w:val="00BA3283"/>
    <w:rsid w:val="00BB6126"/>
    <w:rsid w:val="00BD6933"/>
    <w:rsid w:val="00CA0C82"/>
    <w:rsid w:val="00D95807"/>
    <w:rsid w:val="00E721AB"/>
    <w:rsid w:val="00E97C7B"/>
    <w:rsid w:val="00EE3E73"/>
    <w:rsid w:val="00F25E0C"/>
    <w:rsid w:val="00F26A6C"/>
    <w:rsid w:val="00F53C5B"/>
    <w:rsid w:val="00F54FFB"/>
    <w:rsid w:val="00FA244A"/>
    <w:rsid w:val="00FD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E3A4"/>
  <w15:chartTrackingRefBased/>
  <w15:docId w15:val="{DD3BEF15-4C84-41B7-90F4-B4EC300D5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FFB"/>
    <w:pPr>
      <w:keepNext/>
      <w:keepLines/>
      <w:spacing w:before="240" w:after="0"/>
      <w:outlineLvl w:val="0"/>
    </w:pPr>
    <w:rPr>
      <w:rFonts w:ascii="Roboto" w:eastAsiaTheme="majorEastAsia" w:hAnsi="Roboto" w:cstheme="majorBidi"/>
      <w:sz w:val="40"/>
      <w:szCs w:val="40"/>
    </w:rPr>
  </w:style>
  <w:style w:type="paragraph" w:styleId="Heading2">
    <w:name w:val="heading 2"/>
    <w:basedOn w:val="Normal"/>
    <w:next w:val="Normal"/>
    <w:link w:val="Heading2Char"/>
    <w:uiPriority w:val="9"/>
    <w:unhideWhenUsed/>
    <w:qFormat/>
    <w:rsid w:val="0003474A"/>
    <w:pPr>
      <w:keepNext/>
      <w:keepLines/>
      <w:spacing w:before="40" w:after="0"/>
      <w:outlineLvl w:val="1"/>
    </w:pPr>
    <w:rPr>
      <w:rFonts w:ascii="Roboto" w:eastAsiaTheme="majorEastAsia" w:hAnsi="Roboto"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A0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C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FFB"/>
    <w:rPr>
      <w:rFonts w:ascii="Roboto" w:eastAsiaTheme="majorEastAsia" w:hAnsi="Roboto" w:cstheme="majorBidi"/>
      <w:sz w:val="40"/>
      <w:szCs w:val="40"/>
    </w:rPr>
  </w:style>
  <w:style w:type="paragraph" w:styleId="TOCHeading">
    <w:name w:val="TOC Heading"/>
    <w:basedOn w:val="Heading1"/>
    <w:next w:val="Normal"/>
    <w:uiPriority w:val="39"/>
    <w:unhideWhenUsed/>
    <w:qFormat/>
    <w:rsid w:val="00696EB1"/>
    <w:pPr>
      <w:outlineLvl w:val="9"/>
    </w:pPr>
    <w:rPr>
      <w:kern w:val="0"/>
      <w14:ligatures w14:val="none"/>
    </w:rPr>
  </w:style>
  <w:style w:type="character" w:customStyle="1" w:styleId="Heading2Char">
    <w:name w:val="Heading 2 Char"/>
    <w:basedOn w:val="DefaultParagraphFont"/>
    <w:link w:val="Heading2"/>
    <w:uiPriority w:val="9"/>
    <w:rsid w:val="0003474A"/>
    <w:rPr>
      <w:rFonts w:ascii="Roboto" w:eastAsiaTheme="majorEastAsia" w:hAnsi="Roboto" w:cstheme="majorBidi"/>
      <w:color w:val="2F5496" w:themeColor="accent1" w:themeShade="BF"/>
      <w:sz w:val="28"/>
      <w:szCs w:val="28"/>
    </w:rPr>
  </w:style>
  <w:style w:type="paragraph" w:styleId="Revision">
    <w:name w:val="Revision"/>
    <w:hidden/>
    <w:uiPriority w:val="99"/>
    <w:semiHidden/>
    <w:rsid w:val="00696EB1"/>
    <w:pPr>
      <w:spacing w:after="0" w:line="240" w:lineRule="auto"/>
    </w:pPr>
  </w:style>
  <w:style w:type="paragraph" w:styleId="TOC1">
    <w:name w:val="toc 1"/>
    <w:basedOn w:val="Normal"/>
    <w:next w:val="Normal"/>
    <w:autoRedefine/>
    <w:uiPriority w:val="39"/>
    <w:unhideWhenUsed/>
    <w:rsid w:val="00696EB1"/>
    <w:pPr>
      <w:spacing w:after="100"/>
    </w:pPr>
  </w:style>
  <w:style w:type="paragraph" w:styleId="TOC2">
    <w:name w:val="toc 2"/>
    <w:basedOn w:val="Normal"/>
    <w:next w:val="Normal"/>
    <w:autoRedefine/>
    <w:uiPriority w:val="39"/>
    <w:unhideWhenUsed/>
    <w:rsid w:val="0017315F"/>
    <w:pPr>
      <w:tabs>
        <w:tab w:val="right" w:leader="dot" w:pos="9350"/>
      </w:tabs>
      <w:spacing w:after="100"/>
      <w:ind w:left="220"/>
    </w:pPr>
  </w:style>
  <w:style w:type="character" w:styleId="Hyperlink">
    <w:name w:val="Hyperlink"/>
    <w:basedOn w:val="DefaultParagraphFont"/>
    <w:uiPriority w:val="99"/>
    <w:unhideWhenUsed/>
    <w:rsid w:val="00696EB1"/>
    <w:rPr>
      <w:color w:val="0563C1" w:themeColor="hyperlink"/>
      <w:u w:val="single"/>
    </w:rPr>
  </w:style>
  <w:style w:type="paragraph" w:styleId="ListParagraph">
    <w:name w:val="List Paragraph"/>
    <w:basedOn w:val="Normal"/>
    <w:uiPriority w:val="34"/>
    <w:qFormat/>
    <w:rsid w:val="0017315F"/>
    <w:pPr>
      <w:ind w:left="720"/>
      <w:contextualSpacing/>
    </w:pPr>
  </w:style>
  <w:style w:type="character" w:styleId="UnresolvedMention">
    <w:name w:val="Unresolved Mention"/>
    <w:basedOn w:val="DefaultParagraphFont"/>
    <w:uiPriority w:val="99"/>
    <w:semiHidden/>
    <w:unhideWhenUsed/>
    <w:rsid w:val="0017315F"/>
    <w:rPr>
      <w:color w:val="605E5C"/>
      <w:shd w:val="clear" w:color="auto" w:fill="E1DFDD"/>
    </w:rPr>
  </w:style>
  <w:style w:type="character" w:customStyle="1" w:styleId="Heading3Char">
    <w:name w:val="Heading 3 Char"/>
    <w:basedOn w:val="DefaultParagraphFont"/>
    <w:link w:val="Heading3"/>
    <w:uiPriority w:val="9"/>
    <w:rsid w:val="00CA0C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0C82"/>
    <w:rPr>
      <w:rFonts w:asciiTheme="majorHAnsi" w:eastAsiaTheme="majorEastAsia" w:hAnsiTheme="majorHAnsi" w:cstheme="majorBidi"/>
      <w:i/>
      <w:iCs/>
      <w:color w:val="2F5496" w:themeColor="accent1" w:themeShade="BF"/>
    </w:rPr>
  </w:style>
  <w:style w:type="paragraph" w:styleId="ListBullet">
    <w:name w:val="List Bullet"/>
    <w:basedOn w:val="Normal"/>
    <w:uiPriority w:val="99"/>
    <w:unhideWhenUsed/>
    <w:rsid w:val="0003474A"/>
    <w:pPr>
      <w:numPr>
        <w:numId w:val="9"/>
      </w:numPr>
      <w:contextualSpacing/>
    </w:pPr>
  </w:style>
  <w:style w:type="paragraph" w:styleId="TOC3">
    <w:name w:val="toc 3"/>
    <w:basedOn w:val="Normal"/>
    <w:next w:val="Normal"/>
    <w:autoRedefine/>
    <w:uiPriority w:val="39"/>
    <w:unhideWhenUsed/>
    <w:rsid w:val="00FA24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331">
      <w:bodyDiv w:val="1"/>
      <w:marLeft w:val="0"/>
      <w:marRight w:val="0"/>
      <w:marTop w:val="0"/>
      <w:marBottom w:val="0"/>
      <w:divBdr>
        <w:top w:val="none" w:sz="0" w:space="0" w:color="auto"/>
        <w:left w:val="none" w:sz="0" w:space="0" w:color="auto"/>
        <w:bottom w:val="none" w:sz="0" w:space="0" w:color="auto"/>
        <w:right w:val="none" w:sz="0" w:space="0" w:color="auto"/>
      </w:divBdr>
      <w:divsChild>
        <w:div w:id="588851359">
          <w:marLeft w:val="0"/>
          <w:marRight w:val="0"/>
          <w:marTop w:val="0"/>
          <w:marBottom w:val="0"/>
          <w:divBdr>
            <w:top w:val="none" w:sz="0" w:space="0" w:color="auto"/>
            <w:left w:val="none" w:sz="0" w:space="0" w:color="auto"/>
            <w:bottom w:val="none" w:sz="0" w:space="0" w:color="auto"/>
            <w:right w:val="none" w:sz="0" w:space="0" w:color="auto"/>
          </w:divBdr>
          <w:divsChild>
            <w:div w:id="1838572792">
              <w:marLeft w:val="0"/>
              <w:marRight w:val="0"/>
              <w:marTop w:val="0"/>
              <w:marBottom w:val="0"/>
              <w:divBdr>
                <w:top w:val="none" w:sz="0" w:space="0" w:color="auto"/>
                <w:left w:val="none" w:sz="0" w:space="0" w:color="auto"/>
                <w:bottom w:val="none" w:sz="0" w:space="0" w:color="auto"/>
                <w:right w:val="none" w:sz="0" w:space="0" w:color="auto"/>
              </w:divBdr>
            </w:div>
            <w:div w:id="895045921">
              <w:marLeft w:val="0"/>
              <w:marRight w:val="0"/>
              <w:marTop w:val="0"/>
              <w:marBottom w:val="0"/>
              <w:divBdr>
                <w:top w:val="none" w:sz="0" w:space="0" w:color="auto"/>
                <w:left w:val="none" w:sz="0" w:space="0" w:color="auto"/>
                <w:bottom w:val="none" w:sz="0" w:space="0" w:color="auto"/>
                <w:right w:val="none" w:sz="0" w:space="0" w:color="auto"/>
              </w:divBdr>
            </w:div>
            <w:div w:id="1914466846">
              <w:marLeft w:val="0"/>
              <w:marRight w:val="0"/>
              <w:marTop w:val="0"/>
              <w:marBottom w:val="0"/>
              <w:divBdr>
                <w:top w:val="none" w:sz="0" w:space="0" w:color="auto"/>
                <w:left w:val="none" w:sz="0" w:space="0" w:color="auto"/>
                <w:bottom w:val="none" w:sz="0" w:space="0" w:color="auto"/>
                <w:right w:val="none" w:sz="0" w:space="0" w:color="auto"/>
              </w:divBdr>
            </w:div>
            <w:div w:id="538325713">
              <w:marLeft w:val="0"/>
              <w:marRight w:val="0"/>
              <w:marTop w:val="0"/>
              <w:marBottom w:val="0"/>
              <w:divBdr>
                <w:top w:val="none" w:sz="0" w:space="0" w:color="auto"/>
                <w:left w:val="none" w:sz="0" w:space="0" w:color="auto"/>
                <w:bottom w:val="none" w:sz="0" w:space="0" w:color="auto"/>
                <w:right w:val="none" w:sz="0" w:space="0" w:color="auto"/>
              </w:divBdr>
            </w:div>
            <w:div w:id="256446474">
              <w:marLeft w:val="0"/>
              <w:marRight w:val="0"/>
              <w:marTop w:val="0"/>
              <w:marBottom w:val="0"/>
              <w:divBdr>
                <w:top w:val="none" w:sz="0" w:space="0" w:color="auto"/>
                <w:left w:val="none" w:sz="0" w:space="0" w:color="auto"/>
                <w:bottom w:val="none" w:sz="0" w:space="0" w:color="auto"/>
                <w:right w:val="none" w:sz="0" w:space="0" w:color="auto"/>
              </w:divBdr>
            </w:div>
            <w:div w:id="1749106729">
              <w:marLeft w:val="0"/>
              <w:marRight w:val="0"/>
              <w:marTop w:val="0"/>
              <w:marBottom w:val="0"/>
              <w:divBdr>
                <w:top w:val="none" w:sz="0" w:space="0" w:color="auto"/>
                <w:left w:val="none" w:sz="0" w:space="0" w:color="auto"/>
                <w:bottom w:val="none" w:sz="0" w:space="0" w:color="auto"/>
                <w:right w:val="none" w:sz="0" w:space="0" w:color="auto"/>
              </w:divBdr>
            </w:div>
            <w:div w:id="89157550">
              <w:marLeft w:val="0"/>
              <w:marRight w:val="0"/>
              <w:marTop w:val="0"/>
              <w:marBottom w:val="0"/>
              <w:divBdr>
                <w:top w:val="none" w:sz="0" w:space="0" w:color="auto"/>
                <w:left w:val="none" w:sz="0" w:space="0" w:color="auto"/>
                <w:bottom w:val="none" w:sz="0" w:space="0" w:color="auto"/>
                <w:right w:val="none" w:sz="0" w:space="0" w:color="auto"/>
              </w:divBdr>
            </w:div>
            <w:div w:id="2120220952">
              <w:marLeft w:val="0"/>
              <w:marRight w:val="0"/>
              <w:marTop w:val="0"/>
              <w:marBottom w:val="0"/>
              <w:divBdr>
                <w:top w:val="none" w:sz="0" w:space="0" w:color="auto"/>
                <w:left w:val="none" w:sz="0" w:space="0" w:color="auto"/>
                <w:bottom w:val="none" w:sz="0" w:space="0" w:color="auto"/>
                <w:right w:val="none" w:sz="0" w:space="0" w:color="auto"/>
              </w:divBdr>
            </w:div>
            <w:div w:id="1943803277">
              <w:marLeft w:val="0"/>
              <w:marRight w:val="0"/>
              <w:marTop w:val="0"/>
              <w:marBottom w:val="0"/>
              <w:divBdr>
                <w:top w:val="none" w:sz="0" w:space="0" w:color="auto"/>
                <w:left w:val="none" w:sz="0" w:space="0" w:color="auto"/>
                <w:bottom w:val="none" w:sz="0" w:space="0" w:color="auto"/>
                <w:right w:val="none" w:sz="0" w:space="0" w:color="auto"/>
              </w:divBdr>
            </w:div>
            <w:div w:id="1258363955">
              <w:marLeft w:val="0"/>
              <w:marRight w:val="0"/>
              <w:marTop w:val="0"/>
              <w:marBottom w:val="0"/>
              <w:divBdr>
                <w:top w:val="none" w:sz="0" w:space="0" w:color="auto"/>
                <w:left w:val="none" w:sz="0" w:space="0" w:color="auto"/>
                <w:bottom w:val="none" w:sz="0" w:space="0" w:color="auto"/>
                <w:right w:val="none" w:sz="0" w:space="0" w:color="auto"/>
              </w:divBdr>
            </w:div>
            <w:div w:id="1703674015">
              <w:marLeft w:val="0"/>
              <w:marRight w:val="0"/>
              <w:marTop w:val="0"/>
              <w:marBottom w:val="0"/>
              <w:divBdr>
                <w:top w:val="none" w:sz="0" w:space="0" w:color="auto"/>
                <w:left w:val="none" w:sz="0" w:space="0" w:color="auto"/>
                <w:bottom w:val="none" w:sz="0" w:space="0" w:color="auto"/>
                <w:right w:val="none" w:sz="0" w:space="0" w:color="auto"/>
              </w:divBdr>
            </w:div>
            <w:div w:id="1668022376">
              <w:marLeft w:val="0"/>
              <w:marRight w:val="0"/>
              <w:marTop w:val="0"/>
              <w:marBottom w:val="0"/>
              <w:divBdr>
                <w:top w:val="none" w:sz="0" w:space="0" w:color="auto"/>
                <w:left w:val="none" w:sz="0" w:space="0" w:color="auto"/>
                <w:bottom w:val="none" w:sz="0" w:space="0" w:color="auto"/>
                <w:right w:val="none" w:sz="0" w:space="0" w:color="auto"/>
              </w:divBdr>
            </w:div>
            <w:div w:id="352923446">
              <w:marLeft w:val="0"/>
              <w:marRight w:val="0"/>
              <w:marTop w:val="0"/>
              <w:marBottom w:val="0"/>
              <w:divBdr>
                <w:top w:val="none" w:sz="0" w:space="0" w:color="auto"/>
                <w:left w:val="none" w:sz="0" w:space="0" w:color="auto"/>
                <w:bottom w:val="none" w:sz="0" w:space="0" w:color="auto"/>
                <w:right w:val="none" w:sz="0" w:space="0" w:color="auto"/>
              </w:divBdr>
            </w:div>
            <w:div w:id="1011571629">
              <w:marLeft w:val="0"/>
              <w:marRight w:val="0"/>
              <w:marTop w:val="0"/>
              <w:marBottom w:val="0"/>
              <w:divBdr>
                <w:top w:val="none" w:sz="0" w:space="0" w:color="auto"/>
                <w:left w:val="none" w:sz="0" w:space="0" w:color="auto"/>
                <w:bottom w:val="none" w:sz="0" w:space="0" w:color="auto"/>
                <w:right w:val="none" w:sz="0" w:space="0" w:color="auto"/>
              </w:divBdr>
            </w:div>
            <w:div w:id="812987947">
              <w:marLeft w:val="0"/>
              <w:marRight w:val="0"/>
              <w:marTop w:val="0"/>
              <w:marBottom w:val="0"/>
              <w:divBdr>
                <w:top w:val="none" w:sz="0" w:space="0" w:color="auto"/>
                <w:left w:val="none" w:sz="0" w:space="0" w:color="auto"/>
                <w:bottom w:val="none" w:sz="0" w:space="0" w:color="auto"/>
                <w:right w:val="none" w:sz="0" w:space="0" w:color="auto"/>
              </w:divBdr>
            </w:div>
            <w:div w:id="631130519">
              <w:marLeft w:val="0"/>
              <w:marRight w:val="0"/>
              <w:marTop w:val="0"/>
              <w:marBottom w:val="0"/>
              <w:divBdr>
                <w:top w:val="none" w:sz="0" w:space="0" w:color="auto"/>
                <w:left w:val="none" w:sz="0" w:space="0" w:color="auto"/>
                <w:bottom w:val="none" w:sz="0" w:space="0" w:color="auto"/>
                <w:right w:val="none" w:sz="0" w:space="0" w:color="auto"/>
              </w:divBdr>
            </w:div>
            <w:div w:id="1136949605">
              <w:marLeft w:val="0"/>
              <w:marRight w:val="0"/>
              <w:marTop w:val="0"/>
              <w:marBottom w:val="0"/>
              <w:divBdr>
                <w:top w:val="none" w:sz="0" w:space="0" w:color="auto"/>
                <w:left w:val="none" w:sz="0" w:space="0" w:color="auto"/>
                <w:bottom w:val="none" w:sz="0" w:space="0" w:color="auto"/>
                <w:right w:val="none" w:sz="0" w:space="0" w:color="auto"/>
              </w:divBdr>
            </w:div>
            <w:div w:id="1416510801">
              <w:marLeft w:val="0"/>
              <w:marRight w:val="0"/>
              <w:marTop w:val="0"/>
              <w:marBottom w:val="0"/>
              <w:divBdr>
                <w:top w:val="none" w:sz="0" w:space="0" w:color="auto"/>
                <w:left w:val="none" w:sz="0" w:space="0" w:color="auto"/>
                <w:bottom w:val="none" w:sz="0" w:space="0" w:color="auto"/>
                <w:right w:val="none" w:sz="0" w:space="0" w:color="auto"/>
              </w:divBdr>
            </w:div>
            <w:div w:id="1952349974">
              <w:marLeft w:val="0"/>
              <w:marRight w:val="0"/>
              <w:marTop w:val="0"/>
              <w:marBottom w:val="0"/>
              <w:divBdr>
                <w:top w:val="none" w:sz="0" w:space="0" w:color="auto"/>
                <w:left w:val="none" w:sz="0" w:space="0" w:color="auto"/>
                <w:bottom w:val="none" w:sz="0" w:space="0" w:color="auto"/>
                <w:right w:val="none" w:sz="0" w:space="0" w:color="auto"/>
              </w:divBdr>
            </w:div>
            <w:div w:id="373623694">
              <w:marLeft w:val="0"/>
              <w:marRight w:val="0"/>
              <w:marTop w:val="0"/>
              <w:marBottom w:val="0"/>
              <w:divBdr>
                <w:top w:val="none" w:sz="0" w:space="0" w:color="auto"/>
                <w:left w:val="none" w:sz="0" w:space="0" w:color="auto"/>
                <w:bottom w:val="none" w:sz="0" w:space="0" w:color="auto"/>
                <w:right w:val="none" w:sz="0" w:space="0" w:color="auto"/>
              </w:divBdr>
            </w:div>
            <w:div w:id="1646592425">
              <w:marLeft w:val="0"/>
              <w:marRight w:val="0"/>
              <w:marTop w:val="0"/>
              <w:marBottom w:val="0"/>
              <w:divBdr>
                <w:top w:val="none" w:sz="0" w:space="0" w:color="auto"/>
                <w:left w:val="none" w:sz="0" w:space="0" w:color="auto"/>
                <w:bottom w:val="none" w:sz="0" w:space="0" w:color="auto"/>
                <w:right w:val="none" w:sz="0" w:space="0" w:color="auto"/>
              </w:divBdr>
            </w:div>
            <w:div w:id="896670366">
              <w:marLeft w:val="0"/>
              <w:marRight w:val="0"/>
              <w:marTop w:val="0"/>
              <w:marBottom w:val="0"/>
              <w:divBdr>
                <w:top w:val="none" w:sz="0" w:space="0" w:color="auto"/>
                <w:left w:val="none" w:sz="0" w:space="0" w:color="auto"/>
                <w:bottom w:val="none" w:sz="0" w:space="0" w:color="auto"/>
                <w:right w:val="none" w:sz="0" w:space="0" w:color="auto"/>
              </w:divBdr>
            </w:div>
            <w:div w:id="621503073">
              <w:marLeft w:val="0"/>
              <w:marRight w:val="0"/>
              <w:marTop w:val="0"/>
              <w:marBottom w:val="0"/>
              <w:divBdr>
                <w:top w:val="none" w:sz="0" w:space="0" w:color="auto"/>
                <w:left w:val="none" w:sz="0" w:space="0" w:color="auto"/>
                <w:bottom w:val="none" w:sz="0" w:space="0" w:color="auto"/>
                <w:right w:val="none" w:sz="0" w:space="0" w:color="auto"/>
              </w:divBdr>
            </w:div>
            <w:div w:id="1297685767">
              <w:marLeft w:val="0"/>
              <w:marRight w:val="0"/>
              <w:marTop w:val="0"/>
              <w:marBottom w:val="0"/>
              <w:divBdr>
                <w:top w:val="none" w:sz="0" w:space="0" w:color="auto"/>
                <w:left w:val="none" w:sz="0" w:space="0" w:color="auto"/>
                <w:bottom w:val="none" w:sz="0" w:space="0" w:color="auto"/>
                <w:right w:val="none" w:sz="0" w:space="0" w:color="auto"/>
              </w:divBdr>
            </w:div>
            <w:div w:id="733090800">
              <w:marLeft w:val="0"/>
              <w:marRight w:val="0"/>
              <w:marTop w:val="0"/>
              <w:marBottom w:val="0"/>
              <w:divBdr>
                <w:top w:val="none" w:sz="0" w:space="0" w:color="auto"/>
                <w:left w:val="none" w:sz="0" w:space="0" w:color="auto"/>
                <w:bottom w:val="none" w:sz="0" w:space="0" w:color="auto"/>
                <w:right w:val="none" w:sz="0" w:space="0" w:color="auto"/>
              </w:divBdr>
            </w:div>
            <w:div w:id="2018771062">
              <w:marLeft w:val="0"/>
              <w:marRight w:val="0"/>
              <w:marTop w:val="0"/>
              <w:marBottom w:val="0"/>
              <w:divBdr>
                <w:top w:val="none" w:sz="0" w:space="0" w:color="auto"/>
                <w:left w:val="none" w:sz="0" w:space="0" w:color="auto"/>
                <w:bottom w:val="none" w:sz="0" w:space="0" w:color="auto"/>
                <w:right w:val="none" w:sz="0" w:space="0" w:color="auto"/>
              </w:divBdr>
            </w:div>
            <w:div w:id="628753148">
              <w:marLeft w:val="0"/>
              <w:marRight w:val="0"/>
              <w:marTop w:val="0"/>
              <w:marBottom w:val="0"/>
              <w:divBdr>
                <w:top w:val="none" w:sz="0" w:space="0" w:color="auto"/>
                <w:left w:val="none" w:sz="0" w:space="0" w:color="auto"/>
                <w:bottom w:val="none" w:sz="0" w:space="0" w:color="auto"/>
                <w:right w:val="none" w:sz="0" w:space="0" w:color="auto"/>
              </w:divBdr>
            </w:div>
            <w:div w:id="300696511">
              <w:marLeft w:val="0"/>
              <w:marRight w:val="0"/>
              <w:marTop w:val="0"/>
              <w:marBottom w:val="0"/>
              <w:divBdr>
                <w:top w:val="none" w:sz="0" w:space="0" w:color="auto"/>
                <w:left w:val="none" w:sz="0" w:space="0" w:color="auto"/>
                <w:bottom w:val="none" w:sz="0" w:space="0" w:color="auto"/>
                <w:right w:val="none" w:sz="0" w:space="0" w:color="auto"/>
              </w:divBdr>
            </w:div>
            <w:div w:id="5206727">
              <w:marLeft w:val="0"/>
              <w:marRight w:val="0"/>
              <w:marTop w:val="0"/>
              <w:marBottom w:val="0"/>
              <w:divBdr>
                <w:top w:val="none" w:sz="0" w:space="0" w:color="auto"/>
                <w:left w:val="none" w:sz="0" w:space="0" w:color="auto"/>
                <w:bottom w:val="none" w:sz="0" w:space="0" w:color="auto"/>
                <w:right w:val="none" w:sz="0" w:space="0" w:color="auto"/>
              </w:divBdr>
            </w:div>
            <w:div w:id="1782845172">
              <w:marLeft w:val="0"/>
              <w:marRight w:val="0"/>
              <w:marTop w:val="0"/>
              <w:marBottom w:val="0"/>
              <w:divBdr>
                <w:top w:val="none" w:sz="0" w:space="0" w:color="auto"/>
                <w:left w:val="none" w:sz="0" w:space="0" w:color="auto"/>
                <w:bottom w:val="none" w:sz="0" w:space="0" w:color="auto"/>
                <w:right w:val="none" w:sz="0" w:space="0" w:color="auto"/>
              </w:divBdr>
            </w:div>
            <w:div w:id="1111516629">
              <w:marLeft w:val="0"/>
              <w:marRight w:val="0"/>
              <w:marTop w:val="0"/>
              <w:marBottom w:val="0"/>
              <w:divBdr>
                <w:top w:val="none" w:sz="0" w:space="0" w:color="auto"/>
                <w:left w:val="none" w:sz="0" w:space="0" w:color="auto"/>
                <w:bottom w:val="none" w:sz="0" w:space="0" w:color="auto"/>
                <w:right w:val="none" w:sz="0" w:space="0" w:color="auto"/>
              </w:divBdr>
            </w:div>
            <w:div w:id="1143693449">
              <w:marLeft w:val="0"/>
              <w:marRight w:val="0"/>
              <w:marTop w:val="0"/>
              <w:marBottom w:val="0"/>
              <w:divBdr>
                <w:top w:val="none" w:sz="0" w:space="0" w:color="auto"/>
                <w:left w:val="none" w:sz="0" w:space="0" w:color="auto"/>
                <w:bottom w:val="none" w:sz="0" w:space="0" w:color="auto"/>
                <w:right w:val="none" w:sz="0" w:space="0" w:color="auto"/>
              </w:divBdr>
            </w:div>
            <w:div w:id="422843478">
              <w:marLeft w:val="0"/>
              <w:marRight w:val="0"/>
              <w:marTop w:val="0"/>
              <w:marBottom w:val="0"/>
              <w:divBdr>
                <w:top w:val="none" w:sz="0" w:space="0" w:color="auto"/>
                <w:left w:val="none" w:sz="0" w:space="0" w:color="auto"/>
                <w:bottom w:val="none" w:sz="0" w:space="0" w:color="auto"/>
                <w:right w:val="none" w:sz="0" w:space="0" w:color="auto"/>
              </w:divBdr>
            </w:div>
            <w:div w:id="1203639712">
              <w:marLeft w:val="0"/>
              <w:marRight w:val="0"/>
              <w:marTop w:val="0"/>
              <w:marBottom w:val="0"/>
              <w:divBdr>
                <w:top w:val="none" w:sz="0" w:space="0" w:color="auto"/>
                <w:left w:val="none" w:sz="0" w:space="0" w:color="auto"/>
                <w:bottom w:val="none" w:sz="0" w:space="0" w:color="auto"/>
                <w:right w:val="none" w:sz="0" w:space="0" w:color="auto"/>
              </w:divBdr>
            </w:div>
            <w:div w:id="760954085">
              <w:marLeft w:val="0"/>
              <w:marRight w:val="0"/>
              <w:marTop w:val="0"/>
              <w:marBottom w:val="0"/>
              <w:divBdr>
                <w:top w:val="none" w:sz="0" w:space="0" w:color="auto"/>
                <w:left w:val="none" w:sz="0" w:space="0" w:color="auto"/>
                <w:bottom w:val="none" w:sz="0" w:space="0" w:color="auto"/>
                <w:right w:val="none" w:sz="0" w:space="0" w:color="auto"/>
              </w:divBdr>
            </w:div>
            <w:div w:id="1159343503">
              <w:marLeft w:val="0"/>
              <w:marRight w:val="0"/>
              <w:marTop w:val="0"/>
              <w:marBottom w:val="0"/>
              <w:divBdr>
                <w:top w:val="none" w:sz="0" w:space="0" w:color="auto"/>
                <w:left w:val="none" w:sz="0" w:space="0" w:color="auto"/>
                <w:bottom w:val="none" w:sz="0" w:space="0" w:color="auto"/>
                <w:right w:val="none" w:sz="0" w:space="0" w:color="auto"/>
              </w:divBdr>
            </w:div>
            <w:div w:id="1804157050">
              <w:marLeft w:val="0"/>
              <w:marRight w:val="0"/>
              <w:marTop w:val="0"/>
              <w:marBottom w:val="0"/>
              <w:divBdr>
                <w:top w:val="none" w:sz="0" w:space="0" w:color="auto"/>
                <w:left w:val="none" w:sz="0" w:space="0" w:color="auto"/>
                <w:bottom w:val="none" w:sz="0" w:space="0" w:color="auto"/>
                <w:right w:val="none" w:sz="0" w:space="0" w:color="auto"/>
              </w:divBdr>
            </w:div>
            <w:div w:id="763499372">
              <w:marLeft w:val="0"/>
              <w:marRight w:val="0"/>
              <w:marTop w:val="0"/>
              <w:marBottom w:val="0"/>
              <w:divBdr>
                <w:top w:val="none" w:sz="0" w:space="0" w:color="auto"/>
                <w:left w:val="none" w:sz="0" w:space="0" w:color="auto"/>
                <w:bottom w:val="none" w:sz="0" w:space="0" w:color="auto"/>
                <w:right w:val="none" w:sz="0" w:space="0" w:color="auto"/>
              </w:divBdr>
            </w:div>
            <w:div w:id="362756588">
              <w:marLeft w:val="0"/>
              <w:marRight w:val="0"/>
              <w:marTop w:val="0"/>
              <w:marBottom w:val="0"/>
              <w:divBdr>
                <w:top w:val="none" w:sz="0" w:space="0" w:color="auto"/>
                <w:left w:val="none" w:sz="0" w:space="0" w:color="auto"/>
                <w:bottom w:val="none" w:sz="0" w:space="0" w:color="auto"/>
                <w:right w:val="none" w:sz="0" w:space="0" w:color="auto"/>
              </w:divBdr>
            </w:div>
            <w:div w:id="907880933">
              <w:marLeft w:val="0"/>
              <w:marRight w:val="0"/>
              <w:marTop w:val="0"/>
              <w:marBottom w:val="0"/>
              <w:divBdr>
                <w:top w:val="none" w:sz="0" w:space="0" w:color="auto"/>
                <w:left w:val="none" w:sz="0" w:space="0" w:color="auto"/>
                <w:bottom w:val="none" w:sz="0" w:space="0" w:color="auto"/>
                <w:right w:val="none" w:sz="0" w:space="0" w:color="auto"/>
              </w:divBdr>
            </w:div>
            <w:div w:id="1007249787">
              <w:marLeft w:val="0"/>
              <w:marRight w:val="0"/>
              <w:marTop w:val="0"/>
              <w:marBottom w:val="0"/>
              <w:divBdr>
                <w:top w:val="none" w:sz="0" w:space="0" w:color="auto"/>
                <w:left w:val="none" w:sz="0" w:space="0" w:color="auto"/>
                <w:bottom w:val="none" w:sz="0" w:space="0" w:color="auto"/>
                <w:right w:val="none" w:sz="0" w:space="0" w:color="auto"/>
              </w:divBdr>
            </w:div>
            <w:div w:id="1227835220">
              <w:marLeft w:val="0"/>
              <w:marRight w:val="0"/>
              <w:marTop w:val="0"/>
              <w:marBottom w:val="0"/>
              <w:divBdr>
                <w:top w:val="none" w:sz="0" w:space="0" w:color="auto"/>
                <w:left w:val="none" w:sz="0" w:space="0" w:color="auto"/>
                <w:bottom w:val="none" w:sz="0" w:space="0" w:color="auto"/>
                <w:right w:val="none" w:sz="0" w:space="0" w:color="auto"/>
              </w:divBdr>
            </w:div>
            <w:div w:id="2012440332">
              <w:marLeft w:val="0"/>
              <w:marRight w:val="0"/>
              <w:marTop w:val="0"/>
              <w:marBottom w:val="0"/>
              <w:divBdr>
                <w:top w:val="none" w:sz="0" w:space="0" w:color="auto"/>
                <w:left w:val="none" w:sz="0" w:space="0" w:color="auto"/>
                <w:bottom w:val="none" w:sz="0" w:space="0" w:color="auto"/>
                <w:right w:val="none" w:sz="0" w:space="0" w:color="auto"/>
              </w:divBdr>
            </w:div>
            <w:div w:id="1380860559">
              <w:marLeft w:val="0"/>
              <w:marRight w:val="0"/>
              <w:marTop w:val="0"/>
              <w:marBottom w:val="0"/>
              <w:divBdr>
                <w:top w:val="none" w:sz="0" w:space="0" w:color="auto"/>
                <w:left w:val="none" w:sz="0" w:space="0" w:color="auto"/>
                <w:bottom w:val="none" w:sz="0" w:space="0" w:color="auto"/>
                <w:right w:val="none" w:sz="0" w:space="0" w:color="auto"/>
              </w:divBdr>
            </w:div>
            <w:div w:id="1993370773">
              <w:marLeft w:val="0"/>
              <w:marRight w:val="0"/>
              <w:marTop w:val="0"/>
              <w:marBottom w:val="0"/>
              <w:divBdr>
                <w:top w:val="none" w:sz="0" w:space="0" w:color="auto"/>
                <w:left w:val="none" w:sz="0" w:space="0" w:color="auto"/>
                <w:bottom w:val="none" w:sz="0" w:space="0" w:color="auto"/>
                <w:right w:val="none" w:sz="0" w:space="0" w:color="auto"/>
              </w:divBdr>
            </w:div>
            <w:div w:id="1194348709">
              <w:marLeft w:val="0"/>
              <w:marRight w:val="0"/>
              <w:marTop w:val="0"/>
              <w:marBottom w:val="0"/>
              <w:divBdr>
                <w:top w:val="none" w:sz="0" w:space="0" w:color="auto"/>
                <w:left w:val="none" w:sz="0" w:space="0" w:color="auto"/>
                <w:bottom w:val="none" w:sz="0" w:space="0" w:color="auto"/>
                <w:right w:val="none" w:sz="0" w:space="0" w:color="auto"/>
              </w:divBdr>
            </w:div>
            <w:div w:id="1472477563">
              <w:marLeft w:val="0"/>
              <w:marRight w:val="0"/>
              <w:marTop w:val="0"/>
              <w:marBottom w:val="0"/>
              <w:divBdr>
                <w:top w:val="none" w:sz="0" w:space="0" w:color="auto"/>
                <w:left w:val="none" w:sz="0" w:space="0" w:color="auto"/>
                <w:bottom w:val="none" w:sz="0" w:space="0" w:color="auto"/>
                <w:right w:val="none" w:sz="0" w:space="0" w:color="auto"/>
              </w:divBdr>
            </w:div>
            <w:div w:id="1263612877">
              <w:marLeft w:val="0"/>
              <w:marRight w:val="0"/>
              <w:marTop w:val="0"/>
              <w:marBottom w:val="0"/>
              <w:divBdr>
                <w:top w:val="none" w:sz="0" w:space="0" w:color="auto"/>
                <w:left w:val="none" w:sz="0" w:space="0" w:color="auto"/>
                <w:bottom w:val="none" w:sz="0" w:space="0" w:color="auto"/>
                <w:right w:val="none" w:sz="0" w:space="0" w:color="auto"/>
              </w:divBdr>
            </w:div>
            <w:div w:id="1269580207">
              <w:marLeft w:val="0"/>
              <w:marRight w:val="0"/>
              <w:marTop w:val="0"/>
              <w:marBottom w:val="0"/>
              <w:divBdr>
                <w:top w:val="none" w:sz="0" w:space="0" w:color="auto"/>
                <w:left w:val="none" w:sz="0" w:space="0" w:color="auto"/>
                <w:bottom w:val="none" w:sz="0" w:space="0" w:color="auto"/>
                <w:right w:val="none" w:sz="0" w:space="0" w:color="auto"/>
              </w:divBdr>
            </w:div>
            <w:div w:id="1893810219">
              <w:marLeft w:val="0"/>
              <w:marRight w:val="0"/>
              <w:marTop w:val="0"/>
              <w:marBottom w:val="0"/>
              <w:divBdr>
                <w:top w:val="none" w:sz="0" w:space="0" w:color="auto"/>
                <w:left w:val="none" w:sz="0" w:space="0" w:color="auto"/>
                <w:bottom w:val="none" w:sz="0" w:space="0" w:color="auto"/>
                <w:right w:val="none" w:sz="0" w:space="0" w:color="auto"/>
              </w:divBdr>
            </w:div>
            <w:div w:id="1216502403">
              <w:marLeft w:val="0"/>
              <w:marRight w:val="0"/>
              <w:marTop w:val="0"/>
              <w:marBottom w:val="0"/>
              <w:divBdr>
                <w:top w:val="none" w:sz="0" w:space="0" w:color="auto"/>
                <w:left w:val="none" w:sz="0" w:space="0" w:color="auto"/>
                <w:bottom w:val="none" w:sz="0" w:space="0" w:color="auto"/>
                <w:right w:val="none" w:sz="0" w:space="0" w:color="auto"/>
              </w:divBdr>
            </w:div>
            <w:div w:id="2019382513">
              <w:marLeft w:val="0"/>
              <w:marRight w:val="0"/>
              <w:marTop w:val="0"/>
              <w:marBottom w:val="0"/>
              <w:divBdr>
                <w:top w:val="none" w:sz="0" w:space="0" w:color="auto"/>
                <w:left w:val="none" w:sz="0" w:space="0" w:color="auto"/>
                <w:bottom w:val="none" w:sz="0" w:space="0" w:color="auto"/>
                <w:right w:val="none" w:sz="0" w:space="0" w:color="auto"/>
              </w:divBdr>
            </w:div>
            <w:div w:id="1085036965">
              <w:marLeft w:val="0"/>
              <w:marRight w:val="0"/>
              <w:marTop w:val="0"/>
              <w:marBottom w:val="0"/>
              <w:divBdr>
                <w:top w:val="none" w:sz="0" w:space="0" w:color="auto"/>
                <w:left w:val="none" w:sz="0" w:space="0" w:color="auto"/>
                <w:bottom w:val="none" w:sz="0" w:space="0" w:color="auto"/>
                <w:right w:val="none" w:sz="0" w:space="0" w:color="auto"/>
              </w:divBdr>
            </w:div>
            <w:div w:id="769735127">
              <w:marLeft w:val="0"/>
              <w:marRight w:val="0"/>
              <w:marTop w:val="0"/>
              <w:marBottom w:val="0"/>
              <w:divBdr>
                <w:top w:val="none" w:sz="0" w:space="0" w:color="auto"/>
                <w:left w:val="none" w:sz="0" w:space="0" w:color="auto"/>
                <w:bottom w:val="none" w:sz="0" w:space="0" w:color="auto"/>
                <w:right w:val="none" w:sz="0" w:space="0" w:color="auto"/>
              </w:divBdr>
            </w:div>
            <w:div w:id="50229608">
              <w:marLeft w:val="0"/>
              <w:marRight w:val="0"/>
              <w:marTop w:val="0"/>
              <w:marBottom w:val="0"/>
              <w:divBdr>
                <w:top w:val="none" w:sz="0" w:space="0" w:color="auto"/>
                <w:left w:val="none" w:sz="0" w:space="0" w:color="auto"/>
                <w:bottom w:val="none" w:sz="0" w:space="0" w:color="auto"/>
                <w:right w:val="none" w:sz="0" w:space="0" w:color="auto"/>
              </w:divBdr>
            </w:div>
            <w:div w:id="1574702486">
              <w:marLeft w:val="0"/>
              <w:marRight w:val="0"/>
              <w:marTop w:val="0"/>
              <w:marBottom w:val="0"/>
              <w:divBdr>
                <w:top w:val="none" w:sz="0" w:space="0" w:color="auto"/>
                <w:left w:val="none" w:sz="0" w:space="0" w:color="auto"/>
                <w:bottom w:val="none" w:sz="0" w:space="0" w:color="auto"/>
                <w:right w:val="none" w:sz="0" w:space="0" w:color="auto"/>
              </w:divBdr>
            </w:div>
            <w:div w:id="1179349289">
              <w:marLeft w:val="0"/>
              <w:marRight w:val="0"/>
              <w:marTop w:val="0"/>
              <w:marBottom w:val="0"/>
              <w:divBdr>
                <w:top w:val="none" w:sz="0" w:space="0" w:color="auto"/>
                <w:left w:val="none" w:sz="0" w:space="0" w:color="auto"/>
                <w:bottom w:val="none" w:sz="0" w:space="0" w:color="auto"/>
                <w:right w:val="none" w:sz="0" w:space="0" w:color="auto"/>
              </w:divBdr>
            </w:div>
            <w:div w:id="1684430072">
              <w:marLeft w:val="0"/>
              <w:marRight w:val="0"/>
              <w:marTop w:val="0"/>
              <w:marBottom w:val="0"/>
              <w:divBdr>
                <w:top w:val="none" w:sz="0" w:space="0" w:color="auto"/>
                <w:left w:val="none" w:sz="0" w:space="0" w:color="auto"/>
                <w:bottom w:val="none" w:sz="0" w:space="0" w:color="auto"/>
                <w:right w:val="none" w:sz="0" w:space="0" w:color="auto"/>
              </w:divBdr>
            </w:div>
            <w:div w:id="1116292992">
              <w:marLeft w:val="0"/>
              <w:marRight w:val="0"/>
              <w:marTop w:val="0"/>
              <w:marBottom w:val="0"/>
              <w:divBdr>
                <w:top w:val="none" w:sz="0" w:space="0" w:color="auto"/>
                <w:left w:val="none" w:sz="0" w:space="0" w:color="auto"/>
                <w:bottom w:val="none" w:sz="0" w:space="0" w:color="auto"/>
                <w:right w:val="none" w:sz="0" w:space="0" w:color="auto"/>
              </w:divBdr>
            </w:div>
            <w:div w:id="143082742">
              <w:marLeft w:val="0"/>
              <w:marRight w:val="0"/>
              <w:marTop w:val="0"/>
              <w:marBottom w:val="0"/>
              <w:divBdr>
                <w:top w:val="none" w:sz="0" w:space="0" w:color="auto"/>
                <w:left w:val="none" w:sz="0" w:space="0" w:color="auto"/>
                <w:bottom w:val="none" w:sz="0" w:space="0" w:color="auto"/>
                <w:right w:val="none" w:sz="0" w:space="0" w:color="auto"/>
              </w:divBdr>
            </w:div>
            <w:div w:id="611668302">
              <w:marLeft w:val="0"/>
              <w:marRight w:val="0"/>
              <w:marTop w:val="0"/>
              <w:marBottom w:val="0"/>
              <w:divBdr>
                <w:top w:val="none" w:sz="0" w:space="0" w:color="auto"/>
                <w:left w:val="none" w:sz="0" w:space="0" w:color="auto"/>
                <w:bottom w:val="none" w:sz="0" w:space="0" w:color="auto"/>
                <w:right w:val="none" w:sz="0" w:space="0" w:color="auto"/>
              </w:divBdr>
            </w:div>
            <w:div w:id="725765060">
              <w:marLeft w:val="0"/>
              <w:marRight w:val="0"/>
              <w:marTop w:val="0"/>
              <w:marBottom w:val="0"/>
              <w:divBdr>
                <w:top w:val="none" w:sz="0" w:space="0" w:color="auto"/>
                <w:left w:val="none" w:sz="0" w:space="0" w:color="auto"/>
                <w:bottom w:val="none" w:sz="0" w:space="0" w:color="auto"/>
                <w:right w:val="none" w:sz="0" w:space="0" w:color="auto"/>
              </w:divBdr>
            </w:div>
            <w:div w:id="960696671">
              <w:marLeft w:val="0"/>
              <w:marRight w:val="0"/>
              <w:marTop w:val="0"/>
              <w:marBottom w:val="0"/>
              <w:divBdr>
                <w:top w:val="none" w:sz="0" w:space="0" w:color="auto"/>
                <w:left w:val="none" w:sz="0" w:space="0" w:color="auto"/>
                <w:bottom w:val="none" w:sz="0" w:space="0" w:color="auto"/>
                <w:right w:val="none" w:sz="0" w:space="0" w:color="auto"/>
              </w:divBdr>
            </w:div>
            <w:div w:id="2103143492">
              <w:marLeft w:val="0"/>
              <w:marRight w:val="0"/>
              <w:marTop w:val="0"/>
              <w:marBottom w:val="0"/>
              <w:divBdr>
                <w:top w:val="none" w:sz="0" w:space="0" w:color="auto"/>
                <w:left w:val="none" w:sz="0" w:space="0" w:color="auto"/>
                <w:bottom w:val="none" w:sz="0" w:space="0" w:color="auto"/>
                <w:right w:val="none" w:sz="0" w:space="0" w:color="auto"/>
              </w:divBdr>
            </w:div>
            <w:div w:id="669218429">
              <w:marLeft w:val="0"/>
              <w:marRight w:val="0"/>
              <w:marTop w:val="0"/>
              <w:marBottom w:val="0"/>
              <w:divBdr>
                <w:top w:val="none" w:sz="0" w:space="0" w:color="auto"/>
                <w:left w:val="none" w:sz="0" w:space="0" w:color="auto"/>
                <w:bottom w:val="none" w:sz="0" w:space="0" w:color="auto"/>
                <w:right w:val="none" w:sz="0" w:space="0" w:color="auto"/>
              </w:divBdr>
            </w:div>
            <w:div w:id="942763514">
              <w:marLeft w:val="0"/>
              <w:marRight w:val="0"/>
              <w:marTop w:val="0"/>
              <w:marBottom w:val="0"/>
              <w:divBdr>
                <w:top w:val="none" w:sz="0" w:space="0" w:color="auto"/>
                <w:left w:val="none" w:sz="0" w:space="0" w:color="auto"/>
                <w:bottom w:val="none" w:sz="0" w:space="0" w:color="auto"/>
                <w:right w:val="none" w:sz="0" w:space="0" w:color="auto"/>
              </w:divBdr>
            </w:div>
            <w:div w:id="933250422">
              <w:marLeft w:val="0"/>
              <w:marRight w:val="0"/>
              <w:marTop w:val="0"/>
              <w:marBottom w:val="0"/>
              <w:divBdr>
                <w:top w:val="none" w:sz="0" w:space="0" w:color="auto"/>
                <w:left w:val="none" w:sz="0" w:space="0" w:color="auto"/>
                <w:bottom w:val="none" w:sz="0" w:space="0" w:color="auto"/>
                <w:right w:val="none" w:sz="0" w:space="0" w:color="auto"/>
              </w:divBdr>
            </w:div>
            <w:div w:id="1503665839">
              <w:marLeft w:val="0"/>
              <w:marRight w:val="0"/>
              <w:marTop w:val="0"/>
              <w:marBottom w:val="0"/>
              <w:divBdr>
                <w:top w:val="none" w:sz="0" w:space="0" w:color="auto"/>
                <w:left w:val="none" w:sz="0" w:space="0" w:color="auto"/>
                <w:bottom w:val="none" w:sz="0" w:space="0" w:color="auto"/>
                <w:right w:val="none" w:sz="0" w:space="0" w:color="auto"/>
              </w:divBdr>
            </w:div>
            <w:div w:id="1099332520">
              <w:marLeft w:val="0"/>
              <w:marRight w:val="0"/>
              <w:marTop w:val="0"/>
              <w:marBottom w:val="0"/>
              <w:divBdr>
                <w:top w:val="none" w:sz="0" w:space="0" w:color="auto"/>
                <w:left w:val="none" w:sz="0" w:space="0" w:color="auto"/>
                <w:bottom w:val="none" w:sz="0" w:space="0" w:color="auto"/>
                <w:right w:val="none" w:sz="0" w:space="0" w:color="auto"/>
              </w:divBdr>
            </w:div>
            <w:div w:id="345208309">
              <w:marLeft w:val="0"/>
              <w:marRight w:val="0"/>
              <w:marTop w:val="0"/>
              <w:marBottom w:val="0"/>
              <w:divBdr>
                <w:top w:val="none" w:sz="0" w:space="0" w:color="auto"/>
                <w:left w:val="none" w:sz="0" w:space="0" w:color="auto"/>
                <w:bottom w:val="none" w:sz="0" w:space="0" w:color="auto"/>
                <w:right w:val="none" w:sz="0" w:space="0" w:color="auto"/>
              </w:divBdr>
            </w:div>
            <w:div w:id="1892888236">
              <w:marLeft w:val="0"/>
              <w:marRight w:val="0"/>
              <w:marTop w:val="0"/>
              <w:marBottom w:val="0"/>
              <w:divBdr>
                <w:top w:val="none" w:sz="0" w:space="0" w:color="auto"/>
                <w:left w:val="none" w:sz="0" w:space="0" w:color="auto"/>
                <w:bottom w:val="none" w:sz="0" w:space="0" w:color="auto"/>
                <w:right w:val="none" w:sz="0" w:space="0" w:color="auto"/>
              </w:divBdr>
            </w:div>
            <w:div w:id="604113486">
              <w:marLeft w:val="0"/>
              <w:marRight w:val="0"/>
              <w:marTop w:val="0"/>
              <w:marBottom w:val="0"/>
              <w:divBdr>
                <w:top w:val="none" w:sz="0" w:space="0" w:color="auto"/>
                <w:left w:val="none" w:sz="0" w:space="0" w:color="auto"/>
                <w:bottom w:val="none" w:sz="0" w:space="0" w:color="auto"/>
                <w:right w:val="none" w:sz="0" w:space="0" w:color="auto"/>
              </w:divBdr>
            </w:div>
            <w:div w:id="1742603419">
              <w:marLeft w:val="0"/>
              <w:marRight w:val="0"/>
              <w:marTop w:val="0"/>
              <w:marBottom w:val="0"/>
              <w:divBdr>
                <w:top w:val="none" w:sz="0" w:space="0" w:color="auto"/>
                <w:left w:val="none" w:sz="0" w:space="0" w:color="auto"/>
                <w:bottom w:val="none" w:sz="0" w:space="0" w:color="auto"/>
                <w:right w:val="none" w:sz="0" w:space="0" w:color="auto"/>
              </w:divBdr>
            </w:div>
            <w:div w:id="966274069">
              <w:marLeft w:val="0"/>
              <w:marRight w:val="0"/>
              <w:marTop w:val="0"/>
              <w:marBottom w:val="0"/>
              <w:divBdr>
                <w:top w:val="none" w:sz="0" w:space="0" w:color="auto"/>
                <w:left w:val="none" w:sz="0" w:space="0" w:color="auto"/>
                <w:bottom w:val="none" w:sz="0" w:space="0" w:color="auto"/>
                <w:right w:val="none" w:sz="0" w:space="0" w:color="auto"/>
              </w:divBdr>
            </w:div>
            <w:div w:id="1206913157">
              <w:marLeft w:val="0"/>
              <w:marRight w:val="0"/>
              <w:marTop w:val="0"/>
              <w:marBottom w:val="0"/>
              <w:divBdr>
                <w:top w:val="none" w:sz="0" w:space="0" w:color="auto"/>
                <w:left w:val="none" w:sz="0" w:space="0" w:color="auto"/>
                <w:bottom w:val="none" w:sz="0" w:space="0" w:color="auto"/>
                <w:right w:val="none" w:sz="0" w:space="0" w:color="auto"/>
              </w:divBdr>
            </w:div>
            <w:div w:id="16426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314">
      <w:bodyDiv w:val="1"/>
      <w:marLeft w:val="0"/>
      <w:marRight w:val="0"/>
      <w:marTop w:val="0"/>
      <w:marBottom w:val="0"/>
      <w:divBdr>
        <w:top w:val="none" w:sz="0" w:space="0" w:color="auto"/>
        <w:left w:val="none" w:sz="0" w:space="0" w:color="auto"/>
        <w:bottom w:val="none" w:sz="0" w:space="0" w:color="auto"/>
        <w:right w:val="none" w:sz="0" w:space="0" w:color="auto"/>
      </w:divBdr>
      <w:divsChild>
        <w:div w:id="1471899565">
          <w:marLeft w:val="0"/>
          <w:marRight w:val="0"/>
          <w:marTop w:val="0"/>
          <w:marBottom w:val="0"/>
          <w:divBdr>
            <w:top w:val="none" w:sz="0" w:space="0" w:color="auto"/>
            <w:left w:val="none" w:sz="0" w:space="0" w:color="auto"/>
            <w:bottom w:val="none" w:sz="0" w:space="0" w:color="auto"/>
            <w:right w:val="none" w:sz="0" w:space="0" w:color="auto"/>
          </w:divBdr>
          <w:divsChild>
            <w:div w:id="417212844">
              <w:marLeft w:val="0"/>
              <w:marRight w:val="0"/>
              <w:marTop w:val="0"/>
              <w:marBottom w:val="0"/>
              <w:divBdr>
                <w:top w:val="none" w:sz="0" w:space="0" w:color="auto"/>
                <w:left w:val="none" w:sz="0" w:space="0" w:color="auto"/>
                <w:bottom w:val="none" w:sz="0" w:space="0" w:color="auto"/>
                <w:right w:val="none" w:sz="0" w:space="0" w:color="auto"/>
              </w:divBdr>
            </w:div>
            <w:div w:id="1043285598">
              <w:marLeft w:val="0"/>
              <w:marRight w:val="0"/>
              <w:marTop w:val="0"/>
              <w:marBottom w:val="0"/>
              <w:divBdr>
                <w:top w:val="none" w:sz="0" w:space="0" w:color="auto"/>
                <w:left w:val="none" w:sz="0" w:space="0" w:color="auto"/>
                <w:bottom w:val="none" w:sz="0" w:space="0" w:color="auto"/>
                <w:right w:val="none" w:sz="0" w:space="0" w:color="auto"/>
              </w:divBdr>
            </w:div>
            <w:div w:id="674767625">
              <w:marLeft w:val="0"/>
              <w:marRight w:val="0"/>
              <w:marTop w:val="0"/>
              <w:marBottom w:val="0"/>
              <w:divBdr>
                <w:top w:val="none" w:sz="0" w:space="0" w:color="auto"/>
                <w:left w:val="none" w:sz="0" w:space="0" w:color="auto"/>
                <w:bottom w:val="none" w:sz="0" w:space="0" w:color="auto"/>
                <w:right w:val="none" w:sz="0" w:space="0" w:color="auto"/>
              </w:divBdr>
            </w:div>
            <w:div w:id="354236866">
              <w:marLeft w:val="0"/>
              <w:marRight w:val="0"/>
              <w:marTop w:val="0"/>
              <w:marBottom w:val="0"/>
              <w:divBdr>
                <w:top w:val="none" w:sz="0" w:space="0" w:color="auto"/>
                <w:left w:val="none" w:sz="0" w:space="0" w:color="auto"/>
                <w:bottom w:val="none" w:sz="0" w:space="0" w:color="auto"/>
                <w:right w:val="none" w:sz="0" w:space="0" w:color="auto"/>
              </w:divBdr>
            </w:div>
            <w:div w:id="1877429448">
              <w:marLeft w:val="0"/>
              <w:marRight w:val="0"/>
              <w:marTop w:val="0"/>
              <w:marBottom w:val="0"/>
              <w:divBdr>
                <w:top w:val="none" w:sz="0" w:space="0" w:color="auto"/>
                <w:left w:val="none" w:sz="0" w:space="0" w:color="auto"/>
                <w:bottom w:val="none" w:sz="0" w:space="0" w:color="auto"/>
                <w:right w:val="none" w:sz="0" w:space="0" w:color="auto"/>
              </w:divBdr>
            </w:div>
            <w:div w:id="648510327">
              <w:marLeft w:val="0"/>
              <w:marRight w:val="0"/>
              <w:marTop w:val="0"/>
              <w:marBottom w:val="0"/>
              <w:divBdr>
                <w:top w:val="none" w:sz="0" w:space="0" w:color="auto"/>
                <w:left w:val="none" w:sz="0" w:space="0" w:color="auto"/>
                <w:bottom w:val="none" w:sz="0" w:space="0" w:color="auto"/>
                <w:right w:val="none" w:sz="0" w:space="0" w:color="auto"/>
              </w:divBdr>
            </w:div>
            <w:div w:id="808938461">
              <w:marLeft w:val="0"/>
              <w:marRight w:val="0"/>
              <w:marTop w:val="0"/>
              <w:marBottom w:val="0"/>
              <w:divBdr>
                <w:top w:val="none" w:sz="0" w:space="0" w:color="auto"/>
                <w:left w:val="none" w:sz="0" w:space="0" w:color="auto"/>
                <w:bottom w:val="none" w:sz="0" w:space="0" w:color="auto"/>
                <w:right w:val="none" w:sz="0" w:space="0" w:color="auto"/>
              </w:divBdr>
            </w:div>
            <w:div w:id="476724208">
              <w:marLeft w:val="0"/>
              <w:marRight w:val="0"/>
              <w:marTop w:val="0"/>
              <w:marBottom w:val="0"/>
              <w:divBdr>
                <w:top w:val="none" w:sz="0" w:space="0" w:color="auto"/>
                <w:left w:val="none" w:sz="0" w:space="0" w:color="auto"/>
                <w:bottom w:val="none" w:sz="0" w:space="0" w:color="auto"/>
                <w:right w:val="none" w:sz="0" w:space="0" w:color="auto"/>
              </w:divBdr>
            </w:div>
            <w:div w:id="163521231">
              <w:marLeft w:val="0"/>
              <w:marRight w:val="0"/>
              <w:marTop w:val="0"/>
              <w:marBottom w:val="0"/>
              <w:divBdr>
                <w:top w:val="none" w:sz="0" w:space="0" w:color="auto"/>
                <w:left w:val="none" w:sz="0" w:space="0" w:color="auto"/>
                <w:bottom w:val="none" w:sz="0" w:space="0" w:color="auto"/>
                <w:right w:val="none" w:sz="0" w:space="0" w:color="auto"/>
              </w:divBdr>
            </w:div>
            <w:div w:id="20050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8641">
      <w:bodyDiv w:val="1"/>
      <w:marLeft w:val="0"/>
      <w:marRight w:val="0"/>
      <w:marTop w:val="0"/>
      <w:marBottom w:val="0"/>
      <w:divBdr>
        <w:top w:val="none" w:sz="0" w:space="0" w:color="auto"/>
        <w:left w:val="none" w:sz="0" w:space="0" w:color="auto"/>
        <w:bottom w:val="none" w:sz="0" w:space="0" w:color="auto"/>
        <w:right w:val="none" w:sz="0" w:space="0" w:color="auto"/>
      </w:divBdr>
      <w:divsChild>
        <w:div w:id="1332834128">
          <w:marLeft w:val="0"/>
          <w:marRight w:val="0"/>
          <w:marTop w:val="0"/>
          <w:marBottom w:val="0"/>
          <w:divBdr>
            <w:top w:val="none" w:sz="0" w:space="0" w:color="auto"/>
            <w:left w:val="none" w:sz="0" w:space="0" w:color="auto"/>
            <w:bottom w:val="none" w:sz="0" w:space="0" w:color="auto"/>
            <w:right w:val="none" w:sz="0" w:space="0" w:color="auto"/>
          </w:divBdr>
          <w:divsChild>
            <w:div w:id="832531590">
              <w:marLeft w:val="0"/>
              <w:marRight w:val="0"/>
              <w:marTop w:val="0"/>
              <w:marBottom w:val="0"/>
              <w:divBdr>
                <w:top w:val="none" w:sz="0" w:space="0" w:color="auto"/>
                <w:left w:val="none" w:sz="0" w:space="0" w:color="auto"/>
                <w:bottom w:val="none" w:sz="0" w:space="0" w:color="auto"/>
                <w:right w:val="none" w:sz="0" w:space="0" w:color="auto"/>
              </w:divBdr>
            </w:div>
            <w:div w:id="89282898">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33519711">
              <w:marLeft w:val="0"/>
              <w:marRight w:val="0"/>
              <w:marTop w:val="0"/>
              <w:marBottom w:val="0"/>
              <w:divBdr>
                <w:top w:val="none" w:sz="0" w:space="0" w:color="auto"/>
                <w:left w:val="none" w:sz="0" w:space="0" w:color="auto"/>
                <w:bottom w:val="none" w:sz="0" w:space="0" w:color="auto"/>
                <w:right w:val="none" w:sz="0" w:space="0" w:color="auto"/>
              </w:divBdr>
            </w:div>
            <w:div w:id="1231502659">
              <w:marLeft w:val="0"/>
              <w:marRight w:val="0"/>
              <w:marTop w:val="0"/>
              <w:marBottom w:val="0"/>
              <w:divBdr>
                <w:top w:val="none" w:sz="0" w:space="0" w:color="auto"/>
                <w:left w:val="none" w:sz="0" w:space="0" w:color="auto"/>
                <w:bottom w:val="none" w:sz="0" w:space="0" w:color="auto"/>
                <w:right w:val="none" w:sz="0" w:space="0" w:color="auto"/>
              </w:divBdr>
            </w:div>
            <w:div w:id="1245410405">
              <w:marLeft w:val="0"/>
              <w:marRight w:val="0"/>
              <w:marTop w:val="0"/>
              <w:marBottom w:val="0"/>
              <w:divBdr>
                <w:top w:val="none" w:sz="0" w:space="0" w:color="auto"/>
                <w:left w:val="none" w:sz="0" w:space="0" w:color="auto"/>
                <w:bottom w:val="none" w:sz="0" w:space="0" w:color="auto"/>
                <w:right w:val="none" w:sz="0" w:space="0" w:color="auto"/>
              </w:divBdr>
            </w:div>
            <w:div w:id="1872910750">
              <w:marLeft w:val="0"/>
              <w:marRight w:val="0"/>
              <w:marTop w:val="0"/>
              <w:marBottom w:val="0"/>
              <w:divBdr>
                <w:top w:val="none" w:sz="0" w:space="0" w:color="auto"/>
                <w:left w:val="none" w:sz="0" w:space="0" w:color="auto"/>
                <w:bottom w:val="none" w:sz="0" w:space="0" w:color="auto"/>
                <w:right w:val="none" w:sz="0" w:space="0" w:color="auto"/>
              </w:divBdr>
            </w:div>
            <w:div w:id="540366553">
              <w:marLeft w:val="0"/>
              <w:marRight w:val="0"/>
              <w:marTop w:val="0"/>
              <w:marBottom w:val="0"/>
              <w:divBdr>
                <w:top w:val="none" w:sz="0" w:space="0" w:color="auto"/>
                <w:left w:val="none" w:sz="0" w:space="0" w:color="auto"/>
                <w:bottom w:val="none" w:sz="0" w:space="0" w:color="auto"/>
                <w:right w:val="none" w:sz="0" w:space="0" w:color="auto"/>
              </w:divBdr>
            </w:div>
            <w:div w:id="1508209949">
              <w:marLeft w:val="0"/>
              <w:marRight w:val="0"/>
              <w:marTop w:val="0"/>
              <w:marBottom w:val="0"/>
              <w:divBdr>
                <w:top w:val="none" w:sz="0" w:space="0" w:color="auto"/>
                <w:left w:val="none" w:sz="0" w:space="0" w:color="auto"/>
                <w:bottom w:val="none" w:sz="0" w:space="0" w:color="auto"/>
                <w:right w:val="none" w:sz="0" w:space="0" w:color="auto"/>
              </w:divBdr>
            </w:div>
            <w:div w:id="19690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485">
      <w:bodyDiv w:val="1"/>
      <w:marLeft w:val="0"/>
      <w:marRight w:val="0"/>
      <w:marTop w:val="0"/>
      <w:marBottom w:val="0"/>
      <w:divBdr>
        <w:top w:val="none" w:sz="0" w:space="0" w:color="auto"/>
        <w:left w:val="none" w:sz="0" w:space="0" w:color="auto"/>
        <w:bottom w:val="none" w:sz="0" w:space="0" w:color="auto"/>
        <w:right w:val="none" w:sz="0" w:space="0" w:color="auto"/>
      </w:divBdr>
      <w:divsChild>
        <w:div w:id="1111129564">
          <w:marLeft w:val="0"/>
          <w:marRight w:val="0"/>
          <w:marTop w:val="0"/>
          <w:marBottom w:val="0"/>
          <w:divBdr>
            <w:top w:val="none" w:sz="0" w:space="0" w:color="auto"/>
            <w:left w:val="none" w:sz="0" w:space="0" w:color="auto"/>
            <w:bottom w:val="none" w:sz="0" w:space="0" w:color="auto"/>
            <w:right w:val="none" w:sz="0" w:space="0" w:color="auto"/>
          </w:divBdr>
          <w:divsChild>
            <w:div w:id="2900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5021">
      <w:bodyDiv w:val="1"/>
      <w:marLeft w:val="0"/>
      <w:marRight w:val="0"/>
      <w:marTop w:val="0"/>
      <w:marBottom w:val="0"/>
      <w:divBdr>
        <w:top w:val="none" w:sz="0" w:space="0" w:color="auto"/>
        <w:left w:val="none" w:sz="0" w:space="0" w:color="auto"/>
        <w:bottom w:val="none" w:sz="0" w:space="0" w:color="auto"/>
        <w:right w:val="none" w:sz="0" w:space="0" w:color="auto"/>
      </w:divBdr>
      <w:divsChild>
        <w:div w:id="453208799">
          <w:marLeft w:val="0"/>
          <w:marRight w:val="0"/>
          <w:marTop w:val="0"/>
          <w:marBottom w:val="0"/>
          <w:divBdr>
            <w:top w:val="none" w:sz="0" w:space="0" w:color="auto"/>
            <w:left w:val="none" w:sz="0" w:space="0" w:color="auto"/>
            <w:bottom w:val="none" w:sz="0" w:space="0" w:color="auto"/>
            <w:right w:val="none" w:sz="0" w:space="0" w:color="auto"/>
          </w:divBdr>
          <w:divsChild>
            <w:div w:id="2016878684">
              <w:marLeft w:val="0"/>
              <w:marRight w:val="0"/>
              <w:marTop w:val="0"/>
              <w:marBottom w:val="0"/>
              <w:divBdr>
                <w:top w:val="none" w:sz="0" w:space="0" w:color="auto"/>
                <w:left w:val="none" w:sz="0" w:space="0" w:color="auto"/>
                <w:bottom w:val="none" w:sz="0" w:space="0" w:color="auto"/>
                <w:right w:val="none" w:sz="0" w:space="0" w:color="auto"/>
              </w:divBdr>
            </w:div>
            <w:div w:id="2105033600">
              <w:marLeft w:val="0"/>
              <w:marRight w:val="0"/>
              <w:marTop w:val="0"/>
              <w:marBottom w:val="0"/>
              <w:divBdr>
                <w:top w:val="none" w:sz="0" w:space="0" w:color="auto"/>
                <w:left w:val="none" w:sz="0" w:space="0" w:color="auto"/>
                <w:bottom w:val="none" w:sz="0" w:space="0" w:color="auto"/>
                <w:right w:val="none" w:sz="0" w:space="0" w:color="auto"/>
              </w:divBdr>
            </w:div>
            <w:div w:id="397827481">
              <w:marLeft w:val="0"/>
              <w:marRight w:val="0"/>
              <w:marTop w:val="0"/>
              <w:marBottom w:val="0"/>
              <w:divBdr>
                <w:top w:val="none" w:sz="0" w:space="0" w:color="auto"/>
                <w:left w:val="none" w:sz="0" w:space="0" w:color="auto"/>
                <w:bottom w:val="none" w:sz="0" w:space="0" w:color="auto"/>
                <w:right w:val="none" w:sz="0" w:space="0" w:color="auto"/>
              </w:divBdr>
            </w:div>
            <w:div w:id="1392847962">
              <w:marLeft w:val="0"/>
              <w:marRight w:val="0"/>
              <w:marTop w:val="0"/>
              <w:marBottom w:val="0"/>
              <w:divBdr>
                <w:top w:val="none" w:sz="0" w:space="0" w:color="auto"/>
                <w:left w:val="none" w:sz="0" w:space="0" w:color="auto"/>
                <w:bottom w:val="none" w:sz="0" w:space="0" w:color="auto"/>
                <w:right w:val="none" w:sz="0" w:space="0" w:color="auto"/>
              </w:divBdr>
            </w:div>
            <w:div w:id="153108586">
              <w:marLeft w:val="0"/>
              <w:marRight w:val="0"/>
              <w:marTop w:val="0"/>
              <w:marBottom w:val="0"/>
              <w:divBdr>
                <w:top w:val="none" w:sz="0" w:space="0" w:color="auto"/>
                <w:left w:val="none" w:sz="0" w:space="0" w:color="auto"/>
                <w:bottom w:val="none" w:sz="0" w:space="0" w:color="auto"/>
                <w:right w:val="none" w:sz="0" w:space="0" w:color="auto"/>
              </w:divBdr>
            </w:div>
            <w:div w:id="1136413310">
              <w:marLeft w:val="0"/>
              <w:marRight w:val="0"/>
              <w:marTop w:val="0"/>
              <w:marBottom w:val="0"/>
              <w:divBdr>
                <w:top w:val="none" w:sz="0" w:space="0" w:color="auto"/>
                <w:left w:val="none" w:sz="0" w:space="0" w:color="auto"/>
                <w:bottom w:val="none" w:sz="0" w:space="0" w:color="auto"/>
                <w:right w:val="none" w:sz="0" w:space="0" w:color="auto"/>
              </w:divBdr>
            </w:div>
            <w:div w:id="1641181720">
              <w:marLeft w:val="0"/>
              <w:marRight w:val="0"/>
              <w:marTop w:val="0"/>
              <w:marBottom w:val="0"/>
              <w:divBdr>
                <w:top w:val="none" w:sz="0" w:space="0" w:color="auto"/>
                <w:left w:val="none" w:sz="0" w:space="0" w:color="auto"/>
                <w:bottom w:val="none" w:sz="0" w:space="0" w:color="auto"/>
                <w:right w:val="none" w:sz="0" w:space="0" w:color="auto"/>
              </w:divBdr>
            </w:div>
            <w:div w:id="664087614">
              <w:marLeft w:val="0"/>
              <w:marRight w:val="0"/>
              <w:marTop w:val="0"/>
              <w:marBottom w:val="0"/>
              <w:divBdr>
                <w:top w:val="none" w:sz="0" w:space="0" w:color="auto"/>
                <w:left w:val="none" w:sz="0" w:space="0" w:color="auto"/>
                <w:bottom w:val="none" w:sz="0" w:space="0" w:color="auto"/>
                <w:right w:val="none" w:sz="0" w:space="0" w:color="auto"/>
              </w:divBdr>
            </w:div>
            <w:div w:id="1540626942">
              <w:marLeft w:val="0"/>
              <w:marRight w:val="0"/>
              <w:marTop w:val="0"/>
              <w:marBottom w:val="0"/>
              <w:divBdr>
                <w:top w:val="none" w:sz="0" w:space="0" w:color="auto"/>
                <w:left w:val="none" w:sz="0" w:space="0" w:color="auto"/>
                <w:bottom w:val="none" w:sz="0" w:space="0" w:color="auto"/>
                <w:right w:val="none" w:sz="0" w:space="0" w:color="auto"/>
              </w:divBdr>
            </w:div>
            <w:div w:id="754665524">
              <w:marLeft w:val="0"/>
              <w:marRight w:val="0"/>
              <w:marTop w:val="0"/>
              <w:marBottom w:val="0"/>
              <w:divBdr>
                <w:top w:val="none" w:sz="0" w:space="0" w:color="auto"/>
                <w:left w:val="none" w:sz="0" w:space="0" w:color="auto"/>
                <w:bottom w:val="none" w:sz="0" w:space="0" w:color="auto"/>
                <w:right w:val="none" w:sz="0" w:space="0" w:color="auto"/>
              </w:divBdr>
            </w:div>
            <w:div w:id="535234100">
              <w:marLeft w:val="0"/>
              <w:marRight w:val="0"/>
              <w:marTop w:val="0"/>
              <w:marBottom w:val="0"/>
              <w:divBdr>
                <w:top w:val="none" w:sz="0" w:space="0" w:color="auto"/>
                <w:left w:val="none" w:sz="0" w:space="0" w:color="auto"/>
                <w:bottom w:val="none" w:sz="0" w:space="0" w:color="auto"/>
                <w:right w:val="none" w:sz="0" w:space="0" w:color="auto"/>
              </w:divBdr>
            </w:div>
            <w:div w:id="2096507974">
              <w:marLeft w:val="0"/>
              <w:marRight w:val="0"/>
              <w:marTop w:val="0"/>
              <w:marBottom w:val="0"/>
              <w:divBdr>
                <w:top w:val="none" w:sz="0" w:space="0" w:color="auto"/>
                <w:left w:val="none" w:sz="0" w:space="0" w:color="auto"/>
                <w:bottom w:val="none" w:sz="0" w:space="0" w:color="auto"/>
                <w:right w:val="none" w:sz="0" w:space="0" w:color="auto"/>
              </w:divBdr>
            </w:div>
            <w:div w:id="327635758">
              <w:marLeft w:val="0"/>
              <w:marRight w:val="0"/>
              <w:marTop w:val="0"/>
              <w:marBottom w:val="0"/>
              <w:divBdr>
                <w:top w:val="none" w:sz="0" w:space="0" w:color="auto"/>
                <w:left w:val="none" w:sz="0" w:space="0" w:color="auto"/>
                <w:bottom w:val="none" w:sz="0" w:space="0" w:color="auto"/>
                <w:right w:val="none" w:sz="0" w:space="0" w:color="auto"/>
              </w:divBdr>
            </w:div>
            <w:div w:id="979773696">
              <w:marLeft w:val="0"/>
              <w:marRight w:val="0"/>
              <w:marTop w:val="0"/>
              <w:marBottom w:val="0"/>
              <w:divBdr>
                <w:top w:val="none" w:sz="0" w:space="0" w:color="auto"/>
                <w:left w:val="none" w:sz="0" w:space="0" w:color="auto"/>
                <w:bottom w:val="none" w:sz="0" w:space="0" w:color="auto"/>
                <w:right w:val="none" w:sz="0" w:space="0" w:color="auto"/>
              </w:divBdr>
            </w:div>
            <w:div w:id="158273218">
              <w:marLeft w:val="0"/>
              <w:marRight w:val="0"/>
              <w:marTop w:val="0"/>
              <w:marBottom w:val="0"/>
              <w:divBdr>
                <w:top w:val="none" w:sz="0" w:space="0" w:color="auto"/>
                <w:left w:val="none" w:sz="0" w:space="0" w:color="auto"/>
                <w:bottom w:val="none" w:sz="0" w:space="0" w:color="auto"/>
                <w:right w:val="none" w:sz="0" w:space="0" w:color="auto"/>
              </w:divBdr>
            </w:div>
            <w:div w:id="788626177">
              <w:marLeft w:val="0"/>
              <w:marRight w:val="0"/>
              <w:marTop w:val="0"/>
              <w:marBottom w:val="0"/>
              <w:divBdr>
                <w:top w:val="none" w:sz="0" w:space="0" w:color="auto"/>
                <w:left w:val="none" w:sz="0" w:space="0" w:color="auto"/>
                <w:bottom w:val="none" w:sz="0" w:space="0" w:color="auto"/>
                <w:right w:val="none" w:sz="0" w:space="0" w:color="auto"/>
              </w:divBdr>
            </w:div>
            <w:div w:id="2050688320">
              <w:marLeft w:val="0"/>
              <w:marRight w:val="0"/>
              <w:marTop w:val="0"/>
              <w:marBottom w:val="0"/>
              <w:divBdr>
                <w:top w:val="none" w:sz="0" w:space="0" w:color="auto"/>
                <w:left w:val="none" w:sz="0" w:space="0" w:color="auto"/>
                <w:bottom w:val="none" w:sz="0" w:space="0" w:color="auto"/>
                <w:right w:val="none" w:sz="0" w:space="0" w:color="auto"/>
              </w:divBdr>
            </w:div>
            <w:div w:id="70203807">
              <w:marLeft w:val="0"/>
              <w:marRight w:val="0"/>
              <w:marTop w:val="0"/>
              <w:marBottom w:val="0"/>
              <w:divBdr>
                <w:top w:val="none" w:sz="0" w:space="0" w:color="auto"/>
                <w:left w:val="none" w:sz="0" w:space="0" w:color="auto"/>
                <w:bottom w:val="none" w:sz="0" w:space="0" w:color="auto"/>
                <w:right w:val="none" w:sz="0" w:space="0" w:color="auto"/>
              </w:divBdr>
            </w:div>
            <w:div w:id="517737614">
              <w:marLeft w:val="0"/>
              <w:marRight w:val="0"/>
              <w:marTop w:val="0"/>
              <w:marBottom w:val="0"/>
              <w:divBdr>
                <w:top w:val="none" w:sz="0" w:space="0" w:color="auto"/>
                <w:left w:val="none" w:sz="0" w:space="0" w:color="auto"/>
                <w:bottom w:val="none" w:sz="0" w:space="0" w:color="auto"/>
                <w:right w:val="none" w:sz="0" w:space="0" w:color="auto"/>
              </w:divBdr>
            </w:div>
            <w:div w:id="918247688">
              <w:marLeft w:val="0"/>
              <w:marRight w:val="0"/>
              <w:marTop w:val="0"/>
              <w:marBottom w:val="0"/>
              <w:divBdr>
                <w:top w:val="none" w:sz="0" w:space="0" w:color="auto"/>
                <w:left w:val="none" w:sz="0" w:space="0" w:color="auto"/>
                <w:bottom w:val="none" w:sz="0" w:space="0" w:color="auto"/>
                <w:right w:val="none" w:sz="0" w:space="0" w:color="auto"/>
              </w:divBdr>
            </w:div>
            <w:div w:id="654408337">
              <w:marLeft w:val="0"/>
              <w:marRight w:val="0"/>
              <w:marTop w:val="0"/>
              <w:marBottom w:val="0"/>
              <w:divBdr>
                <w:top w:val="none" w:sz="0" w:space="0" w:color="auto"/>
                <w:left w:val="none" w:sz="0" w:space="0" w:color="auto"/>
                <w:bottom w:val="none" w:sz="0" w:space="0" w:color="auto"/>
                <w:right w:val="none" w:sz="0" w:space="0" w:color="auto"/>
              </w:divBdr>
            </w:div>
            <w:div w:id="1210193125">
              <w:marLeft w:val="0"/>
              <w:marRight w:val="0"/>
              <w:marTop w:val="0"/>
              <w:marBottom w:val="0"/>
              <w:divBdr>
                <w:top w:val="none" w:sz="0" w:space="0" w:color="auto"/>
                <w:left w:val="none" w:sz="0" w:space="0" w:color="auto"/>
                <w:bottom w:val="none" w:sz="0" w:space="0" w:color="auto"/>
                <w:right w:val="none" w:sz="0" w:space="0" w:color="auto"/>
              </w:divBdr>
            </w:div>
            <w:div w:id="757482664">
              <w:marLeft w:val="0"/>
              <w:marRight w:val="0"/>
              <w:marTop w:val="0"/>
              <w:marBottom w:val="0"/>
              <w:divBdr>
                <w:top w:val="none" w:sz="0" w:space="0" w:color="auto"/>
                <w:left w:val="none" w:sz="0" w:space="0" w:color="auto"/>
                <w:bottom w:val="none" w:sz="0" w:space="0" w:color="auto"/>
                <w:right w:val="none" w:sz="0" w:space="0" w:color="auto"/>
              </w:divBdr>
            </w:div>
            <w:div w:id="2139840166">
              <w:marLeft w:val="0"/>
              <w:marRight w:val="0"/>
              <w:marTop w:val="0"/>
              <w:marBottom w:val="0"/>
              <w:divBdr>
                <w:top w:val="none" w:sz="0" w:space="0" w:color="auto"/>
                <w:left w:val="none" w:sz="0" w:space="0" w:color="auto"/>
                <w:bottom w:val="none" w:sz="0" w:space="0" w:color="auto"/>
                <w:right w:val="none" w:sz="0" w:space="0" w:color="auto"/>
              </w:divBdr>
            </w:div>
            <w:div w:id="934241149">
              <w:marLeft w:val="0"/>
              <w:marRight w:val="0"/>
              <w:marTop w:val="0"/>
              <w:marBottom w:val="0"/>
              <w:divBdr>
                <w:top w:val="none" w:sz="0" w:space="0" w:color="auto"/>
                <w:left w:val="none" w:sz="0" w:space="0" w:color="auto"/>
                <w:bottom w:val="none" w:sz="0" w:space="0" w:color="auto"/>
                <w:right w:val="none" w:sz="0" w:space="0" w:color="auto"/>
              </w:divBdr>
            </w:div>
            <w:div w:id="1415324077">
              <w:marLeft w:val="0"/>
              <w:marRight w:val="0"/>
              <w:marTop w:val="0"/>
              <w:marBottom w:val="0"/>
              <w:divBdr>
                <w:top w:val="none" w:sz="0" w:space="0" w:color="auto"/>
                <w:left w:val="none" w:sz="0" w:space="0" w:color="auto"/>
                <w:bottom w:val="none" w:sz="0" w:space="0" w:color="auto"/>
                <w:right w:val="none" w:sz="0" w:space="0" w:color="auto"/>
              </w:divBdr>
            </w:div>
            <w:div w:id="38096358">
              <w:marLeft w:val="0"/>
              <w:marRight w:val="0"/>
              <w:marTop w:val="0"/>
              <w:marBottom w:val="0"/>
              <w:divBdr>
                <w:top w:val="none" w:sz="0" w:space="0" w:color="auto"/>
                <w:left w:val="none" w:sz="0" w:space="0" w:color="auto"/>
                <w:bottom w:val="none" w:sz="0" w:space="0" w:color="auto"/>
                <w:right w:val="none" w:sz="0" w:space="0" w:color="auto"/>
              </w:divBdr>
            </w:div>
            <w:div w:id="476458943">
              <w:marLeft w:val="0"/>
              <w:marRight w:val="0"/>
              <w:marTop w:val="0"/>
              <w:marBottom w:val="0"/>
              <w:divBdr>
                <w:top w:val="none" w:sz="0" w:space="0" w:color="auto"/>
                <w:left w:val="none" w:sz="0" w:space="0" w:color="auto"/>
                <w:bottom w:val="none" w:sz="0" w:space="0" w:color="auto"/>
                <w:right w:val="none" w:sz="0" w:space="0" w:color="auto"/>
              </w:divBdr>
            </w:div>
            <w:div w:id="1122385283">
              <w:marLeft w:val="0"/>
              <w:marRight w:val="0"/>
              <w:marTop w:val="0"/>
              <w:marBottom w:val="0"/>
              <w:divBdr>
                <w:top w:val="none" w:sz="0" w:space="0" w:color="auto"/>
                <w:left w:val="none" w:sz="0" w:space="0" w:color="auto"/>
                <w:bottom w:val="none" w:sz="0" w:space="0" w:color="auto"/>
                <w:right w:val="none" w:sz="0" w:space="0" w:color="auto"/>
              </w:divBdr>
            </w:div>
            <w:div w:id="1398169055">
              <w:marLeft w:val="0"/>
              <w:marRight w:val="0"/>
              <w:marTop w:val="0"/>
              <w:marBottom w:val="0"/>
              <w:divBdr>
                <w:top w:val="none" w:sz="0" w:space="0" w:color="auto"/>
                <w:left w:val="none" w:sz="0" w:space="0" w:color="auto"/>
                <w:bottom w:val="none" w:sz="0" w:space="0" w:color="auto"/>
                <w:right w:val="none" w:sz="0" w:space="0" w:color="auto"/>
              </w:divBdr>
            </w:div>
            <w:div w:id="1459256714">
              <w:marLeft w:val="0"/>
              <w:marRight w:val="0"/>
              <w:marTop w:val="0"/>
              <w:marBottom w:val="0"/>
              <w:divBdr>
                <w:top w:val="none" w:sz="0" w:space="0" w:color="auto"/>
                <w:left w:val="none" w:sz="0" w:space="0" w:color="auto"/>
                <w:bottom w:val="none" w:sz="0" w:space="0" w:color="auto"/>
                <w:right w:val="none" w:sz="0" w:space="0" w:color="auto"/>
              </w:divBdr>
            </w:div>
            <w:div w:id="1206600881">
              <w:marLeft w:val="0"/>
              <w:marRight w:val="0"/>
              <w:marTop w:val="0"/>
              <w:marBottom w:val="0"/>
              <w:divBdr>
                <w:top w:val="none" w:sz="0" w:space="0" w:color="auto"/>
                <w:left w:val="none" w:sz="0" w:space="0" w:color="auto"/>
                <w:bottom w:val="none" w:sz="0" w:space="0" w:color="auto"/>
                <w:right w:val="none" w:sz="0" w:space="0" w:color="auto"/>
              </w:divBdr>
            </w:div>
            <w:div w:id="1453599468">
              <w:marLeft w:val="0"/>
              <w:marRight w:val="0"/>
              <w:marTop w:val="0"/>
              <w:marBottom w:val="0"/>
              <w:divBdr>
                <w:top w:val="none" w:sz="0" w:space="0" w:color="auto"/>
                <w:left w:val="none" w:sz="0" w:space="0" w:color="auto"/>
                <w:bottom w:val="none" w:sz="0" w:space="0" w:color="auto"/>
                <w:right w:val="none" w:sz="0" w:space="0" w:color="auto"/>
              </w:divBdr>
            </w:div>
            <w:div w:id="572350911">
              <w:marLeft w:val="0"/>
              <w:marRight w:val="0"/>
              <w:marTop w:val="0"/>
              <w:marBottom w:val="0"/>
              <w:divBdr>
                <w:top w:val="none" w:sz="0" w:space="0" w:color="auto"/>
                <w:left w:val="none" w:sz="0" w:space="0" w:color="auto"/>
                <w:bottom w:val="none" w:sz="0" w:space="0" w:color="auto"/>
                <w:right w:val="none" w:sz="0" w:space="0" w:color="auto"/>
              </w:divBdr>
            </w:div>
            <w:div w:id="1982692541">
              <w:marLeft w:val="0"/>
              <w:marRight w:val="0"/>
              <w:marTop w:val="0"/>
              <w:marBottom w:val="0"/>
              <w:divBdr>
                <w:top w:val="none" w:sz="0" w:space="0" w:color="auto"/>
                <w:left w:val="none" w:sz="0" w:space="0" w:color="auto"/>
                <w:bottom w:val="none" w:sz="0" w:space="0" w:color="auto"/>
                <w:right w:val="none" w:sz="0" w:space="0" w:color="auto"/>
              </w:divBdr>
            </w:div>
            <w:div w:id="290088205">
              <w:marLeft w:val="0"/>
              <w:marRight w:val="0"/>
              <w:marTop w:val="0"/>
              <w:marBottom w:val="0"/>
              <w:divBdr>
                <w:top w:val="none" w:sz="0" w:space="0" w:color="auto"/>
                <w:left w:val="none" w:sz="0" w:space="0" w:color="auto"/>
                <w:bottom w:val="none" w:sz="0" w:space="0" w:color="auto"/>
                <w:right w:val="none" w:sz="0" w:space="0" w:color="auto"/>
              </w:divBdr>
            </w:div>
            <w:div w:id="1362130904">
              <w:marLeft w:val="0"/>
              <w:marRight w:val="0"/>
              <w:marTop w:val="0"/>
              <w:marBottom w:val="0"/>
              <w:divBdr>
                <w:top w:val="none" w:sz="0" w:space="0" w:color="auto"/>
                <w:left w:val="none" w:sz="0" w:space="0" w:color="auto"/>
                <w:bottom w:val="none" w:sz="0" w:space="0" w:color="auto"/>
                <w:right w:val="none" w:sz="0" w:space="0" w:color="auto"/>
              </w:divBdr>
            </w:div>
            <w:div w:id="1421953155">
              <w:marLeft w:val="0"/>
              <w:marRight w:val="0"/>
              <w:marTop w:val="0"/>
              <w:marBottom w:val="0"/>
              <w:divBdr>
                <w:top w:val="none" w:sz="0" w:space="0" w:color="auto"/>
                <w:left w:val="none" w:sz="0" w:space="0" w:color="auto"/>
                <w:bottom w:val="none" w:sz="0" w:space="0" w:color="auto"/>
                <w:right w:val="none" w:sz="0" w:space="0" w:color="auto"/>
              </w:divBdr>
            </w:div>
            <w:div w:id="1730231028">
              <w:marLeft w:val="0"/>
              <w:marRight w:val="0"/>
              <w:marTop w:val="0"/>
              <w:marBottom w:val="0"/>
              <w:divBdr>
                <w:top w:val="none" w:sz="0" w:space="0" w:color="auto"/>
                <w:left w:val="none" w:sz="0" w:space="0" w:color="auto"/>
                <w:bottom w:val="none" w:sz="0" w:space="0" w:color="auto"/>
                <w:right w:val="none" w:sz="0" w:space="0" w:color="auto"/>
              </w:divBdr>
            </w:div>
            <w:div w:id="885944228">
              <w:marLeft w:val="0"/>
              <w:marRight w:val="0"/>
              <w:marTop w:val="0"/>
              <w:marBottom w:val="0"/>
              <w:divBdr>
                <w:top w:val="none" w:sz="0" w:space="0" w:color="auto"/>
                <w:left w:val="none" w:sz="0" w:space="0" w:color="auto"/>
                <w:bottom w:val="none" w:sz="0" w:space="0" w:color="auto"/>
                <w:right w:val="none" w:sz="0" w:space="0" w:color="auto"/>
              </w:divBdr>
            </w:div>
            <w:div w:id="560410408">
              <w:marLeft w:val="0"/>
              <w:marRight w:val="0"/>
              <w:marTop w:val="0"/>
              <w:marBottom w:val="0"/>
              <w:divBdr>
                <w:top w:val="none" w:sz="0" w:space="0" w:color="auto"/>
                <w:left w:val="none" w:sz="0" w:space="0" w:color="auto"/>
                <w:bottom w:val="none" w:sz="0" w:space="0" w:color="auto"/>
                <w:right w:val="none" w:sz="0" w:space="0" w:color="auto"/>
              </w:divBdr>
            </w:div>
            <w:div w:id="559368257">
              <w:marLeft w:val="0"/>
              <w:marRight w:val="0"/>
              <w:marTop w:val="0"/>
              <w:marBottom w:val="0"/>
              <w:divBdr>
                <w:top w:val="none" w:sz="0" w:space="0" w:color="auto"/>
                <w:left w:val="none" w:sz="0" w:space="0" w:color="auto"/>
                <w:bottom w:val="none" w:sz="0" w:space="0" w:color="auto"/>
                <w:right w:val="none" w:sz="0" w:space="0" w:color="auto"/>
              </w:divBdr>
            </w:div>
            <w:div w:id="2104380098">
              <w:marLeft w:val="0"/>
              <w:marRight w:val="0"/>
              <w:marTop w:val="0"/>
              <w:marBottom w:val="0"/>
              <w:divBdr>
                <w:top w:val="none" w:sz="0" w:space="0" w:color="auto"/>
                <w:left w:val="none" w:sz="0" w:space="0" w:color="auto"/>
                <w:bottom w:val="none" w:sz="0" w:space="0" w:color="auto"/>
                <w:right w:val="none" w:sz="0" w:space="0" w:color="auto"/>
              </w:divBdr>
            </w:div>
            <w:div w:id="99033594">
              <w:marLeft w:val="0"/>
              <w:marRight w:val="0"/>
              <w:marTop w:val="0"/>
              <w:marBottom w:val="0"/>
              <w:divBdr>
                <w:top w:val="none" w:sz="0" w:space="0" w:color="auto"/>
                <w:left w:val="none" w:sz="0" w:space="0" w:color="auto"/>
                <w:bottom w:val="none" w:sz="0" w:space="0" w:color="auto"/>
                <w:right w:val="none" w:sz="0" w:space="0" w:color="auto"/>
              </w:divBdr>
            </w:div>
            <w:div w:id="2001303975">
              <w:marLeft w:val="0"/>
              <w:marRight w:val="0"/>
              <w:marTop w:val="0"/>
              <w:marBottom w:val="0"/>
              <w:divBdr>
                <w:top w:val="none" w:sz="0" w:space="0" w:color="auto"/>
                <w:left w:val="none" w:sz="0" w:space="0" w:color="auto"/>
                <w:bottom w:val="none" w:sz="0" w:space="0" w:color="auto"/>
                <w:right w:val="none" w:sz="0" w:space="0" w:color="auto"/>
              </w:divBdr>
            </w:div>
            <w:div w:id="782922712">
              <w:marLeft w:val="0"/>
              <w:marRight w:val="0"/>
              <w:marTop w:val="0"/>
              <w:marBottom w:val="0"/>
              <w:divBdr>
                <w:top w:val="none" w:sz="0" w:space="0" w:color="auto"/>
                <w:left w:val="none" w:sz="0" w:space="0" w:color="auto"/>
                <w:bottom w:val="none" w:sz="0" w:space="0" w:color="auto"/>
                <w:right w:val="none" w:sz="0" w:space="0" w:color="auto"/>
              </w:divBdr>
            </w:div>
            <w:div w:id="1028143970">
              <w:marLeft w:val="0"/>
              <w:marRight w:val="0"/>
              <w:marTop w:val="0"/>
              <w:marBottom w:val="0"/>
              <w:divBdr>
                <w:top w:val="none" w:sz="0" w:space="0" w:color="auto"/>
                <w:left w:val="none" w:sz="0" w:space="0" w:color="auto"/>
                <w:bottom w:val="none" w:sz="0" w:space="0" w:color="auto"/>
                <w:right w:val="none" w:sz="0" w:space="0" w:color="auto"/>
              </w:divBdr>
            </w:div>
            <w:div w:id="1003316299">
              <w:marLeft w:val="0"/>
              <w:marRight w:val="0"/>
              <w:marTop w:val="0"/>
              <w:marBottom w:val="0"/>
              <w:divBdr>
                <w:top w:val="none" w:sz="0" w:space="0" w:color="auto"/>
                <w:left w:val="none" w:sz="0" w:space="0" w:color="auto"/>
                <w:bottom w:val="none" w:sz="0" w:space="0" w:color="auto"/>
                <w:right w:val="none" w:sz="0" w:space="0" w:color="auto"/>
              </w:divBdr>
            </w:div>
            <w:div w:id="692417698">
              <w:marLeft w:val="0"/>
              <w:marRight w:val="0"/>
              <w:marTop w:val="0"/>
              <w:marBottom w:val="0"/>
              <w:divBdr>
                <w:top w:val="none" w:sz="0" w:space="0" w:color="auto"/>
                <w:left w:val="none" w:sz="0" w:space="0" w:color="auto"/>
                <w:bottom w:val="none" w:sz="0" w:space="0" w:color="auto"/>
                <w:right w:val="none" w:sz="0" w:space="0" w:color="auto"/>
              </w:divBdr>
            </w:div>
            <w:div w:id="617876254">
              <w:marLeft w:val="0"/>
              <w:marRight w:val="0"/>
              <w:marTop w:val="0"/>
              <w:marBottom w:val="0"/>
              <w:divBdr>
                <w:top w:val="none" w:sz="0" w:space="0" w:color="auto"/>
                <w:left w:val="none" w:sz="0" w:space="0" w:color="auto"/>
                <w:bottom w:val="none" w:sz="0" w:space="0" w:color="auto"/>
                <w:right w:val="none" w:sz="0" w:space="0" w:color="auto"/>
              </w:divBdr>
            </w:div>
            <w:div w:id="94524619">
              <w:marLeft w:val="0"/>
              <w:marRight w:val="0"/>
              <w:marTop w:val="0"/>
              <w:marBottom w:val="0"/>
              <w:divBdr>
                <w:top w:val="none" w:sz="0" w:space="0" w:color="auto"/>
                <w:left w:val="none" w:sz="0" w:space="0" w:color="auto"/>
                <w:bottom w:val="none" w:sz="0" w:space="0" w:color="auto"/>
                <w:right w:val="none" w:sz="0" w:space="0" w:color="auto"/>
              </w:divBdr>
            </w:div>
            <w:div w:id="348411980">
              <w:marLeft w:val="0"/>
              <w:marRight w:val="0"/>
              <w:marTop w:val="0"/>
              <w:marBottom w:val="0"/>
              <w:divBdr>
                <w:top w:val="none" w:sz="0" w:space="0" w:color="auto"/>
                <w:left w:val="none" w:sz="0" w:space="0" w:color="auto"/>
                <w:bottom w:val="none" w:sz="0" w:space="0" w:color="auto"/>
                <w:right w:val="none" w:sz="0" w:space="0" w:color="auto"/>
              </w:divBdr>
            </w:div>
            <w:div w:id="214047021">
              <w:marLeft w:val="0"/>
              <w:marRight w:val="0"/>
              <w:marTop w:val="0"/>
              <w:marBottom w:val="0"/>
              <w:divBdr>
                <w:top w:val="none" w:sz="0" w:space="0" w:color="auto"/>
                <w:left w:val="none" w:sz="0" w:space="0" w:color="auto"/>
                <w:bottom w:val="none" w:sz="0" w:space="0" w:color="auto"/>
                <w:right w:val="none" w:sz="0" w:space="0" w:color="auto"/>
              </w:divBdr>
            </w:div>
            <w:div w:id="1580820648">
              <w:marLeft w:val="0"/>
              <w:marRight w:val="0"/>
              <w:marTop w:val="0"/>
              <w:marBottom w:val="0"/>
              <w:divBdr>
                <w:top w:val="none" w:sz="0" w:space="0" w:color="auto"/>
                <w:left w:val="none" w:sz="0" w:space="0" w:color="auto"/>
                <w:bottom w:val="none" w:sz="0" w:space="0" w:color="auto"/>
                <w:right w:val="none" w:sz="0" w:space="0" w:color="auto"/>
              </w:divBdr>
            </w:div>
            <w:div w:id="291903101">
              <w:marLeft w:val="0"/>
              <w:marRight w:val="0"/>
              <w:marTop w:val="0"/>
              <w:marBottom w:val="0"/>
              <w:divBdr>
                <w:top w:val="none" w:sz="0" w:space="0" w:color="auto"/>
                <w:left w:val="none" w:sz="0" w:space="0" w:color="auto"/>
                <w:bottom w:val="none" w:sz="0" w:space="0" w:color="auto"/>
                <w:right w:val="none" w:sz="0" w:space="0" w:color="auto"/>
              </w:divBdr>
            </w:div>
            <w:div w:id="1311011319">
              <w:marLeft w:val="0"/>
              <w:marRight w:val="0"/>
              <w:marTop w:val="0"/>
              <w:marBottom w:val="0"/>
              <w:divBdr>
                <w:top w:val="none" w:sz="0" w:space="0" w:color="auto"/>
                <w:left w:val="none" w:sz="0" w:space="0" w:color="auto"/>
                <w:bottom w:val="none" w:sz="0" w:space="0" w:color="auto"/>
                <w:right w:val="none" w:sz="0" w:space="0" w:color="auto"/>
              </w:divBdr>
            </w:div>
            <w:div w:id="667556059">
              <w:marLeft w:val="0"/>
              <w:marRight w:val="0"/>
              <w:marTop w:val="0"/>
              <w:marBottom w:val="0"/>
              <w:divBdr>
                <w:top w:val="none" w:sz="0" w:space="0" w:color="auto"/>
                <w:left w:val="none" w:sz="0" w:space="0" w:color="auto"/>
                <w:bottom w:val="none" w:sz="0" w:space="0" w:color="auto"/>
                <w:right w:val="none" w:sz="0" w:space="0" w:color="auto"/>
              </w:divBdr>
            </w:div>
            <w:div w:id="357968394">
              <w:marLeft w:val="0"/>
              <w:marRight w:val="0"/>
              <w:marTop w:val="0"/>
              <w:marBottom w:val="0"/>
              <w:divBdr>
                <w:top w:val="none" w:sz="0" w:space="0" w:color="auto"/>
                <w:left w:val="none" w:sz="0" w:space="0" w:color="auto"/>
                <w:bottom w:val="none" w:sz="0" w:space="0" w:color="auto"/>
                <w:right w:val="none" w:sz="0" w:space="0" w:color="auto"/>
              </w:divBdr>
            </w:div>
            <w:div w:id="1488084869">
              <w:marLeft w:val="0"/>
              <w:marRight w:val="0"/>
              <w:marTop w:val="0"/>
              <w:marBottom w:val="0"/>
              <w:divBdr>
                <w:top w:val="none" w:sz="0" w:space="0" w:color="auto"/>
                <w:left w:val="none" w:sz="0" w:space="0" w:color="auto"/>
                <w:bottom w:val="none" w:sz="0" w:space="0" w:color="auto"/>
                <w:right w:val="none" w:sz="0" w:space="0" w:color="auto"/>
              </w:divBdr>
            </w:div>
            <w:div w:id="399333015">
              <w:marLeft w:val="0"/>
              <w:marRight w:val="0"/>
              <w:marTop w:val="0"/>
              <w:marBottom w:val="0"/>
              <w:divBdr>
                <w:top w:val="none" w:sz="0" w:space="0" w:color="auto"/>
                <w:left w:val="none" w:sz="0" w:space="0" w:color="auto"/>
                <w:bottom w:val="none" w:sz="0" w:space="0" w:color="auto"/>
                <w:right w:val="none" w:sz="0" w:space="0" w:color="auto"/>
              </w:divBdr>
            </w:div>
            <w:div w:id="185339644">
              <w:marLeft w:val="0"/>
              <w:marRight w:val="0"/>
              <w:marTop w:val="0"/>
              <w:marBottom w:val="0"/>
              <w:divBdr>
                <w:top w:val="none" w:sz="0" w:space="0" w:color="auto"/>
                <w:left w:val="none" w:sz="0" w:space="0" w:color="auto"/>
                <w:bottom w:val="none" w:sz="0" w:space="0" w:color="auto"/>
                <w:right w:val="none" w:sz="0" w:space="0" w:color="auto"/>
              </w:divBdr>
            </w:div>
            <w:div w:id="1631128537">
              <w:marLeft w:val="0"/>
              <w:marRight w:val="0"/>
              <w:marTop w:val="0"/>
              <w:marBottom w:val="0"/>
              <w:divBdr>
                <w:top w:val="none" w:sz="0" w:space="0" w:color="auto"/>
                <w:left w:val="none" w:sz="0" w:space="0" w:color="auto"/>
                <w:bottom w:val="none" w:sz="0" w:space="0" w:color="auto"/>
                <w:right w:val="none" w:sz="0" w:space="0" w:color="auto"/>
              </w:divBdr>
            </w:div>
            <w:div w:id="406148187">
              <w:marLeft w:val="0"/>
              <w:marRight w:val="0"/>
              <w:marTop w:val="0"/>
              <w:marBottom w:val="0"/>
              <w:divBdr>
                <w:top w:val="none" w:sz="0" w:space="0" w:color="auto"/>
                <w:left w:val="none" w:sz="0" w:space="0" w:color="auto"/>
                <w:bottom w:val="none" w:sz="0" w:space="0" w:color="auto"/>
                <w:right w:val="none" w:sz="0" w:space="0" w:color="auto"/>
              </w:divBdr>
            </w:div>
            <w:div w:id="1425498640">
              <w:marLeft w:val="0"/>
              <w:marRight w:val="0"/>
              <w:marTop w:val="0"/>
              <w:marBottom w:val="0"/>
              <w:divBdr>
                <w:top w:val="none" w:sz="0" w:space="0" w:color="auto"/>
                <w:left w:val="none" w:sz="0" w:space="0" w:color="auto"/>
                <w:bottom w:val="none" w:sz="0" w:space="0" w:color="auto"/>
                <w:right w:val="none" w:sz="0" w:space="0" w:color="auto"/>
              </w:divBdr>
            </w:div>
            <w:div w:id="458062957">
              <w:marLeft w:val="0"/>
              <w:marRight w:val="0"/>
              <w:marTop w:val="0"/>
              <w:marBottom w:val="0"/>
              <w:divBdr>
                <w:top w:val="none" w:sz="0" w:space="0" w:color="auto"/>
                <w:left w:val="none" w:sz="0" w:space="0" w:color="auto"/>
                <w:bottom w:val="none" w:sz="0" w:space="0" w:color="auto"/>
                <w:right w:val="none" w:sz="0" w:space="0" w:color="auto"/>
              </w:divBdr>
            </w:div>
            <w:div w:id="135731989">
              <w:marLeft w:val="0"/>
              <w:marRight w:val="0"/>
              <w:marTop w:val="0"/>
              <w:marBottom w:val="0"/>
              <w:divBdr>
                <w:top w:val="none" w:sz="0" w:space="0" w:color="auto"/>
                <w:left w:val="none" w:sz="0" w:space="0" w:color="auto"/>
                <w:bottom w:val="none" w:sz="0" w:space="0" w:color="auto"/>
                <w:right w:val="none" w:sz="0" w:space="0" w:color="auto"/>
              </w:divBdr>
            </w:div>
            <w:div w:id="7677531">
              <w:marLeft w:val="0"/>
              <w:marRight w:val="0"/>
              <w:marTop w:val="0"/>
              <w:marBottom w:val="0"/>
              <w:divBdr>
                <w:top w:val="none" w:sz="0" w:space="0" w:color="auto"/>
                <w:left w:val="none" w:sz="0" w:space="0" w:color="auto"/>
                <w:bottom w:val="none" w:sz="0" w:space="0" w:color="auto"/>
                <w:right w:val="none" w:sz="0" w:space="0" w:color="auto"/>
              </w:divBdr>
            </w:div>
            <w:div w:id="1910186029">
              <w:marLeft w:val="0"/>
              <w:marRight w:val="0"/>
              <w:marTop w:val="0"/>
              <w:marBottom w:val="0"/>
              <w:divBdr>
                <w:top w:val="none" w:sz="0" w:space="0" w:color="auto"/>
                <w:left w:val="none" w:sz="0" w:space="0" w:color="auto"/>
                <w:bottom w:val="none" w:sz="0" w:space="0" w:color="auto"/>
                <w:right w:val="none" w:sz="0" w:space="0" w:color="auto"/>
              </w:divBdr>
            </w:div>
            <w:div w:id="1851482373">
              <w:marLeft w:val="0"/>
              <w:marRight w:val="0"/>
              <w:marTop w:val="0"/>
              <w:marBottom w:val="0"/>
              <w:divBdr>
                <w:top w:val="none" w:sz="0" w:space="0" w:color="auto"/>
                <w:left w:val="none" w:sz="0" w:space="0" w:color="auto"/>
                <w:bottom w:val="none" w:sz="0" w:space="0" w:color="auto"/>
                <w:right w:val="none" w:sz="0" w:space="0" w:color="auto"/>
              </w:divBdr>
            </w:div>
            <w:div w:id="709962807">
              <w:marLeft w:val="0"/>
              <w:marRight w:val="0"/>
              <w:marTop w:val="0"/>
              <w:marBottom w:val="0"/>
              <w:divBdr>
                <w:top w:val="none" w:sz="0" w:space="0" w:color="auto"/>
                <w:left w:val="none" w:sz="0" w:space="0" w:color="auto"/>
                <w:bottom w:val="none" w:sz="0" w:space="0" w:color="auto"/>
                <w:right w:val="none" w:sz="0" w:space="0" w:color="auto"/>
              </w:divBdr>
            </w:div>
            <w:div w:id="1278021369">
              <w:marLeft w:val="0"/>
              <w:marRight w:val="0"/>
              <w:marTop w:val="0"/>
              <w:marBottom w:val="0"/>
              <w:divBdr>
                <w:top w:val="none" w:sz="0" w:space="0" w:color="auto"/>
                <w:left w:val="none" w:sz="0" w:space="0" w:color="auto"/>
                <w:bottom w:val="none" w:sz="0" w:space="0" w:color="auto"/>
                <w:right w:val="none" w:sz="0" w:space="0" w:color="auto"/>
              </w:divBdr>
            </w:div>
            <w:div w:id="53360196">
              <w:marLeft w:val="0"/>
              <w:marRight w:val="0"/>
              <w:marTop w:val="0"/>
              <w:marBottom w:val="0"/>
              <w:divBdr>
                <w:top w:val="none" w:sz="0" w:space="0" w:color="auto"/>
                <w:left w:val="none" w:sz="0" w:space="0" w:color="auto"/>
                <w:bottom w:val="none" w:sz="0" w:space="0" w:color="auto"/>
                <w:right w:val="none" w:sz="0" w:space="0" w:color="auto"/>
              </w:divBdr>
            </w:div>
            <w:div w:id="1754550187">
              <w:marLeft w:val="0"/>
              <w:marRight w:val="0"/>
              <w:marTop w:val="0"/>
              <w:marBottom w:val="0"/>
              <w:divBdr>
                <w:top w:val="none" w:sz="0" w:space="0" w:color="auto"/>
                <w:left w:val="none" w:sz="0" w:space="0" w:color="auto"/>
                <w:bottom w:val="none" w:sz="0" w:space="0" w:color="auto"/>
                <w:right w:val="none" w:sz="0" w:space="0" w:color="auto"/>
              </w:divBdr>
            </w:div>
            <w:div w:id="1622807132">
              <w:marLeft w:val="0"/>
              <w:marRight w:val="0"/>
              <w:marTop w:val="0"/>
              <w:marBottom w:val="0"/>
              <w:divBdr>
                <w:top w:val="none" w:sz="0" w:space="0" w:color="auto"/>
                <w:left w:val="none" w:sz="0" w:space="0" w:color="auto"/>
                <w:bottom w:val="none" w:sz="0" w:space="0" w:color="auto"/>
                <w:right w:val="none" w:sz="0" w:space="0" w:color="auto"/>
              </w:divBdr>
            </w:div>
            <w:div w:id="1921598605">
              <w:marLeft w:val="0"/>
              <w:marRight w:val="0"/>
              <w:marTop w:val="0"/>
              <w:marBottom w:val="0"/>
              <w:divBdr>
                <w:top w:val="none" w:sz="0" w:space="0" w:color="auto"/>
                <w:left w:val="none" w:sz="0" w:space="0" w:color="auto"/>
                <w:bottom w:val="none" w:sz="0" w:space="0" w:color="auto"/>
                <w:right w:val="none" w:sz="0" w:space="0" w:color="auto"/>
              </w:divBdr>
            </w:div>
            <w:div w:id="1848472361">
              <w:marLeft w:val="0"/>
              <w:marRight w:val="0"/>
              <w:marTop w:val="0"/>
              <w:marBottom w:val="0"/>
              <w:divBdr>
                <w:top w:val="none" w:sz="0" w:space="0" w:color="auto"/>
                <w:left w:val="none" w:sz="0" w:space="0" w:color="auto"/>
                <w:bottom w:val="none" w:sz="0" w:space="0" w:color="auto"/>
                <w:right w:val="none" w:sz="0" w:space="0" w:color="auto"/>
              </w:divBdr>
            </w:div>
            <w:div w:id="350377241">
              <w:marLeft w:val="0"/>
              <w:marRight w:val="0"/>
              <w:marTop w:val="0"/>
              <w:marBottom w:val="0"/>
              <w:divBdr>
                <w:top w:val="none" w:sz="0" w:space="0" w:color="auto"/>
                <w:left w:val="none" w:sz="0" w:space="0" w:color="auto"/>
                <w:bottom w:val="none" w:sz="0" w:space="0" w:color="auto"/>
                <w:right w:val="none" w:sz="0" w:space="0" w:color="auto"/>
              </w:divBdr>
            </w:div>
            <w:div w:id="1110785450">
              <w:marLeft w:val="0"/>
              <w:marRight w:val="0"/>
              <w:marTop w:val="0"/>
              <w:marBottom w:val="0"/>
              <w:divBdr>
                <w:top w:val="none" w:sz="0" w:space="0" w:color="auto"/>
                <w:left w:val="none" w:sz="0" w:space="0" w:color="auto"/>
                <w:bottom w:val="none" w:sz="0" w:space="0" w:color="auto"/>
                <w:right w:val="none" w:sz="0" w:space="0" w:color="auto"/>
              </w:divBdr>
            </w:div>
            <w:div w:id="1339192874">
              <w:marLeft w:val="0"/>
              <w:marRight w:val="0"/>
              <w:marTop w:val="0"/>
              <w:marBottom w:val="0"/>
              <w:divBdr>
                <w:top w:val="none" w:sz="0" w:space="0" w:color="auto"/>
                <w:left w:val="none" w:sz="0" w:space="0" w:color="auto"/>
                <w:bottom w:val="none" w:sz="0" w:space="0" w:color="auto"/>
                <w:right w:val="none" w:sz="0" w:space="0" w:color="auto"/>
              </w:divBdr>
            </w:div>
            <w:div w:id="1642685952">
              <w:marLeft w:val="0"/>
              <w:marRight w:val="0"/>
              <w:marTop w:val="0"/>
              <w:marBottom w:val="0"/>
              <w:divBdr>
                <w:top w:val="none" w:sz="0" w:space="0" w:color="auto"/>
                <w:left w:val="none" w:sz="0" w:space="0" w:color="auto"/>
                <w:bottom w:val="none" w:sz="0" w:space="0" w:color="auto"/>
                <w:right w:val="none" w:sz="0" w:space="0" w:color="auto"/>
              </w:divBdr>
            </w:div>
            <w:div w:id="7257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285">
      <w:bodyDiv w:val="1"/>
      <w:marLeft w:val="0"/>
      <w:marRight w:val="0"/>
      <w:marTop w:val="0"/>
      <w:marBottom w:val="0"/>
      <w:divBdr>
        <w:top w:val="none" w:sz="0" w:space="0" w:color="auto"/>
        <w:left w:val="none" w:sz="0" w:space="0" w:color="auto"/>
        <w:bottom w:val="none" w:sz="0" w:space="0" w:color="auto"/>
        <w:right w:val="none" w:sz="0" w:space="0" w:color="auto"/>
      </w:divBdr>
    </w:div>
    <w:div w:id="366372810">
      <w:bodyDiv w:val="1"/>
      <w:marLeft w:val="0"/>
      <w:marRight w:val="0"/>
      <w:marTop w:val="0"/>
      <w:marBottom w:val="0"/>
      <w:divBdr>
        <w:top w:val="none" w:sz="0" w:space="0" w:color="auto"/>
        <w:left w:val="none" w:sz="0" w:space="0" w:color="auto"/>
        <w:bottom w:val="none" w:sz="0" w:space="0" w:color="auto"/>
        <w:right w:val="none" w:sz="0" w:space="0" w:color="auto"/>
      </w:divBdr>
      <w:divsChild>
        <w:div w:id="1137334579">
          <w:marLeft w:val="0"/>
          <w:marRight w:val="0"/>
          <w:marTop w:val="0"/>
          <w:marBottom w:val="0"/>
          <w:divBdr>
            <w:top w:val="none" w:sz="0" w:space="0" w:color="auto"/>
            <w:left w:val="none" w:sz="0" w:space="0" w:color="auto"/>
            <w:bottom w:val="none" w:sz="0" w:space="0" w:color="auto"/>
            <w:right w:val="none" w:sz="0" w:space="0" w:color="auto"/>
          </w:divBdr>
          <w:divsChild>
            <w:div w:id="602691938">
              <w:marLeft w:val="0"/>
              <w:marRight w:val="0"/>
              <w:marTop w:val="0"/>
              <w:marBottom w:val="0"/>
              <w:divBdr>
                <w:top w:val="none" w:sz="0" w:space="0" w:color="auto"/>
                <w:left w:val="none" w:sz="0" w:space="0" w:color="auto"/>
                <w:bottom w:val="none" w:sz="0" w:space="0" w:color="auto"/>
                <w:right w:val="none" w:sz="0" w:space="0" w:color="auto"/>
              </w:divBdr>
            </w:div>
            <w:div w:id="953828310">
              <w:marLeft w:val="0"/>
              <w:marRight w:val="0"/>
              <w:marTop w:val="0"/>
              <w:marBottom w:val="0"/>
              <w:divBdr>
                <w:top w:val="none" w:sz="0" w:space="0" w:color="auto"/>
                <w:left w:val="none" w:sz="0" w:space="0" w:color="auto"/>
                <w:bottom w:val="none" w:sz="0" w:space="0" w:color="auto"/>
                <w:right w:val="none" w:sz="0" w:space="0" w:color="auto"/>
              </w:divBdr>
            </w:div>
            <w:div w:id="241180123">
              <w:marLeft w:val="0"/>
              <w:marRight w:val="0"/>
              <w:marTop w:val="0"/>
              <w:marBottom w:val="0"/>
              <w:divBdr>
                <w:top w:val="none" w:sz="0" w:space="0" w:color="auto"/>
                <w:left w:val="none" w:sz="0" w:space="0" w:color="auto"/>
                <w:bottom w:val="none" w:sz="0" w:space="0" w:color="auto"/>
                <w:right w:val="none" w:sz="0" w:space="0" w:color="auto"/>
              </w:divBdr>
            </w:div>
            <w:div w:id="1937592670">
              <w:marLeft w:val="0"/>
              <w:marRight w:val="0"/>
              <w:marTop w:val="0"/>
              <w:marBottom w:val="0"/>
              <w:divBdr>
                <w:top w:val="none" w:sz="0" w:space="0" w:color="auto"/>
                <w:left w:val="none" w:sz="0" w:space="0" w:color="auto"/>
                <w:bottom w:val="none" w:sz="0" w:space="0" w:color="auto"/>
                <w:right w:val="none" w:sz="0" w:space="0" w:color="auto"/>
              </w:divBdr>
            </w:div>
            <w:div w:id="341248870">
              <w:marLeft w:val="0"/>
              <w:marRight w:val="0"/>
              <w:marTop w:val="0"/>
              <w:marBottom w:val="0"/>
              <w:divBdr>
                <w:top w:val="none" w:sz="0" w:space="0" w:color="auto"/>
                <w:left w:val="none" w:sz="0" w:space="0" w:color="auto"/>
                <w:bottom w:val="none" w:sz="0" w:space="0" w:color="auto"/>
                <w:right w:val="none" w:sz="0" w:space="0" w:color="auto"/>
              </w:divBdr>
            </w:div>
            <w:div w:id="1316451055">
              <w:marLeft w:val="0"/>
              <w:marRight w:val="0"/>
              <w:marTop w:val="0"/>
              <w:marBottom w:val="0"/>
              <w:divBdr>
                <w:top w:val="none" w:sz="0" w:space="0" w:color="auto"/>
                <w:left w:val="none" w:sz="0" w:space="0" w:color="auto"/>
                <w:bottom w:val="none" w:sz="0" w:space="0" w:color="auto"/>
                <w:right w:val="none" w:sz="0" w:space="0" w:color="auto"/>
              </w:divBdr>
            </w:div>
            <w:div w:id="1770928021">
              <w:marLeft w:val="0"/>
              <w:marRight w:val="0"/>
              <w:marTop w:val="0"/>
              <w:marBottom w:val="0"/>
              <w:divBdr>
                <w:top w:val="none" w:sz="0" w:space="0" w:color="auto"/>
                <w:left w:val="none" w:sz="0" w:space="0" w:color="auto"/>
                <w:bottom w:val="none" w:sz="0" w:space="0" w:color="auto"/>
                <w:right w:val="none" w:sz="0" w:space="0" w:color="auto"/>
              </w:divBdr>
            </w:div>
            <w:div w:id="2033409445">
              <w:marLeft w:val="0"/>
              <w:marRight w:val="0"/>
              <w:marTop w:val="0"/>
              <w:marBottom w:val="0"/>
              <w:divBdr>
                <w:top w:val="none" w:sz="0" w:space="0" w:color="auto"/>
                <w:left w:val="none" w:sz="0" w:space="0" w:color="auto"/>
                <w:bottom w:val="none" w:sz="0" w:space="0" w:color="auto"/>
                <w:right w:val="none" w:sz="0" w:space="0" w:color="auto"/>
              </w:divBdr>
            </w:div>
            <w:div w:id="4634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8531">
      <w:bodyDiv w:val="1"/>
      <w:marLeft w:val="0"/>
      <w:marRight w:val="0"/>
      <w:marTop w:val="0"/>
      <w:marBottom w:val="0"/>
      <w:divBdr>
        <w:top w:val="none" w:sz="0" w:space="0" w:color="auto"/>
        <w:left w:val="none" w:sz="0" w:space="0" w:color="auto"/>
        <w:bottom w:val="none" w:sz="0" w:space="0" w:color="auto"/>
        <w:right w:val="none" w:sz="0" w:space="0" w:color="auto"/>
      </w:divBdr>
      <w:divsChild>
        <w:div w:id="796416604">
          <w:marLeft w:val="0"/>
          <w:marRight w:val="0"/>
          <w:marTop w:val="0"/>
          <w:marBottom w:val="0"/>
          <w:divBdr>
            <w:top w:val="none" w:sz="0" w:space="0" w:color="auto"/>
            <w:left w:val="none" w:sz="0" w:space="0" w:color="auto"/>
            <w:bottom w:val="none" w:sz="0" w:space="0" w:color="auto"/>
            <w:right w:val="none" w:sz="0" w:space="0" w:color="auto"/>
          </w:divBdr>
          <w:divsChild>
            <w:div w:id="1910455714">
              <w:marLeft w:val="0"/>
              <w:marRight w:val="0"/>
              <w:marTop w:val="0"/>
              <w:marBottom w:val="0"/>
              <w:divBdr>
                <w:top w:val="none" w:sz="0" w:space="0" w:color="auto"/>
                <w:left w:val="none" w:sz="0" w:space="0" w:color="auto"/>
                <w:bottom w:val="none" w:sz="0" w:space="0" w:color="auto"/>
                <w:right w:val="none" w:sz="0" w:space="0" w:color="auto"/>
              </w:divBdr>
            </w:div>
            <w:div w:id="225651638">
              <w:marLeft w:val="0"/>
              <w:marRight w:val="0"/>
              <w:marTop w:val="0"/>
              <w:marBottom w:val="0"/>
              <w:divBdr>
                <w:top w:val="none" w:sz="0" w:space="0" w:color="auto"/>
                <w:left w:val="none" w:sz="0" w:space="0" w:color="auto"/>
                <w:bottom w:val="none" w:sz="0" w:space="0" w:color="auto"/>
                <w:right w:val="none" w:sz="0" w:space="0" w:color="auto"/>
              </w:divBdr>
            </w:div>
            <w:div w:id="8945414">
              <w:marLeft w:val="0"/>
              <w:marRight w:val="0"/>
              <w:marTop w:val="0"/>
              <w:marBottom w:val="0"/>
              <w:divBdr>
                <w:top w:val="none" w:sz="0" w:space="0" w:color="auto"/>
                <w:left w:val="none" w:sz="0" w:space="0" w:color="auto"/>
                <w:bottom w:val="none" w:sz="0" w:space="0" w:color="auto"/>
                <w:right w:val="none" w:sz="0" w:space="0" w:color="auto"/>
              </w:divBdr>
            </w:div>
            <w:div w:id="1077478019">
              <w:marLeft w:val="0"/>
              <w:marRight w:val="0"/>
              <w:marTop w:val="0"/>
              <w:marBottom w:val="0"/>
              <w:divBdr>
                <w:top w:val="none" w:sz="0" w:space="0" w:color="auto"/>
                <w:left w:val="none" w:sz="0" w:space="0" w:color="auto"/>
                <w:bottom w:val="none" w:sz="0" w:space="0" w:color="auto"/>
                <w:right w:val="none" w:sz="0" w:space="0" w:color="auto"/>
              </w:divBdr>
            </w:div>
            <w:div w:id="1592814870">
              <w:marLeft w:val="0"/>
              <w:marRight w:val="0"/>
              <w:marTop w:val="0"/>
              <w:marBottom w:val="0"/>
              <w:divBdr>
                <w:top w:val="none" w:sz="0" w:space="0" w:color="auto"/>
                <w:left w:val="none" w:sz="0" w:space="0" w:color="auto"/>
                <w:bottom w:val="none" w:sz="0" w:space="0" w:color="auto"/>
                <w:right w:val="none" w:sz="0" w:space="0" w:color="auto"/>
              </w:divBdr>
            </w:div>
            <w:div w:id="2115857256">
              <w:marLeft w:val="0"/>
              <w:marRight w:val="0"/>
              <w:marTop w:val="0"/>
              <w:marBottom w:val="0"/>
              <w:divBdr>
                <w:top w:val="none" w:sz="0" w:space="0" w:color="auto"/>
                <w:left w:val="none" w:sz="0" w:space="0" w:color="auto"/>
                <w:bottom w:val="none" w:sz="0" w:space="0" w:color="auto"/>
                <w:right w:val="none" w:sz="0" w:space="0" w:color="auto"/>
              </w:divBdr>
            </w:div>
            <w:div w:id="756831313">
              <w:marLeft w:val="0"/>
              <w:marRight w:val="0"/>
              <w:marTop w:val="0"/>
              <w:marBottom w:val="0"/>
              <w:divBdr>
                <w:top w:val="none" w:sz="0" w:space="0" w:color="auto"/>
                <w:left w:val="none" w:sz="0" w:space="0" w:color="auto"/>
                <w:bottom w:val="none" w:sz="0" w:space="0" w:color="auto"/>
                <w:right w:val="none" w:sz="0" w:space="0" w:color="auto"/>
              </w:divBdr>
            </w:div>
            <w:div w:id="1085958279">
              <w:marLeft w:val="0"/>
              <w:marRight w:val="0"/>
              <w:marTop w:val="0"/>
              <w:marBottom w:val="0"/>
              <w:divBdr>
                <w:top w:val="none" w:sz="0" w:space="0" w:color="auto"/>
                <w:left w:val="none" w:sz="0" w:space="0" w:color="auto"/>
                <w:bottom w:val="none" w:sz="0" w:space="0" w:color="auto"/>
                <w:right w:val="none" w:sz="0" w:space="0" w:color="auto"/>
              </w:divBdr>
            </w:div>
            <w:div w:id="935014800">
              <w:marLeft w:val="0"/>
              <w:marRight w:val="0"/>
              <w:marTop w:val="0"/>
              <w:marBottom w:val="0"/>
              <w:divBdr>
                <w:top w:val="none" w:sz="0" w:space="0" w:color="auto"/>
                <w:left w:val="none" w:sz="0" w:space="0" w:color="auto"/>
                <w:bottom w:val="none" w:sz="0" w:space="0" w:color="auto"/>
                <w:right w:val="none" w:sz="0" w:space="0" w:color="auto"/>
              </w:divBdr>
            </w:div>
            <w:div w:id="1803116073">
              <w:marLeft w:val="0"/>
              <w:marRight w:val="0"/>
              <w:marTop w:val="0"/>
              <w:marBottom w:val="0"/>
              <w:divBdr>
                <w:top w:val="none" w:sz="0" w:space="0" w:color="auto"/>
                <w:left w:val="none" w:sz="0" w:space="0" w:color="auto"/>
                <w:bottom w:val="none" w:sz="0" w:space="0" w:color="auto"/>
                <w:right w:val="none" w:sz="0" w:space="0" w:color="auto"/>
              </w:divBdr>
            </w:div>
            <w:div w:id="1848902329">
              <w:marLeft w:val="0"/>
              <w:marRight w:val="0"/>
              <w:marTop w:val="0"/>
              <w:marBottom w:val="0"/>
              <w:divBdr>
                <w:top w:val="none" w:sz="0" w:space="0" w:color="auto"/>
                <w:left w:val="none" w:sz="0" w:space="0" w:color="auto"/>
                <w:bottom w:val="none" w:sz="0" w:space="0" w:color="auto"/>
                <w:right w:val="none" w:sz="0" w:space="0" w:color="auto"/>
              </w:divBdr>
            </w:div>
            <w:div w:id="1816483783">
              <w:marLeft w:val="0"/>
              <w:marRight w:val="0"/>
              <w:marTop w:val="0"/>
              <w:marBottom w:val="0"/>
              <w:divBdr>
                <w:top w:val="none" w:sz="0" w:space="0" w:color="auto"/>
                <w:left w:val="none" w:sz="0" w:space="0" w:color="auto"/>
                <w:bottom w:val="none" w:sz="0" w:space="0" w:color="auto"/>
                <w:right w:val="none" w:sz="0" w:space="0" w:color="auto"/>
              </w:divBdr>
            </w:div>
            <w:div w:id="219637746">
              <w:marLeft w:val="0"/>
              <w:marRight w:val="0"/>
              <w:marTop w:val="0"/>
              <w:marBottom w:val="0"/>
              <w:divBdr>
                <w:top w:val="none" w:sz="0" w:space="0" w:color="auto"/>
                <w:left w:val="none" w:sz="0" w:space="0" w:color="auto"/>
                <w:bottom w:val="none" w:sz="0" w:space="0" w:color="auto"/>
                <w:right w:val="none" w:sz="0" w:space="0" w:color="auto"/>
              </w:divBdr>
            </w:div>
            <w:div w:id="1736123706">
              <w:marLeft w:val="0"/>
              <w:marRight w:val="0"/>
              <w:marTop w:val="0"/>
              <w:marBottom w:val="0"/>
              <w:divBdr>
                <w:top w:val="none" w:sz="0" w:space="0" w:color="auto"/>
                <w:left w:val="none" w:sz="0" w:space="0" w:color="auto"/>
                <w:bottom w:val="none" w:sz="0" w:space="0" w:color="auto"/>
                <w:right w:val="none" w:sz="0" w:space="0" w:color="auto"/>
              </w:divBdr>
            </w:div>
            <w:div w:id="581792276">
              <w:marLeft w:val="0"/>
              <w:marRight w:val="0"/>
              <w:marTop w:val="0"/>
              <w:marBottom w:val="0"/>
              <w:divBdr>
                <w:top w:val="none" w:sz="0" w:space="0" w:color="auto"/>
                <w:left w:val="none" w:sz="0" w:space="0" w:color="auto"/>
                <w:bottom w:val="none" w:sz="0" w:space="0" w:color="auto"/>
                <w:right w:val="none" w:sz="0" w:space="0" w:color="auto"/>
              </w:divBdr>
            </w:div>
            <w:div w:id="151719378">
              <w:marLeft w:val="0"/>
              <w:marRight w:val="0"/>
              <w:marTop w:val="0"/>
              <w:marBottom w:val="0"/>
              <w:divBdr>
                <w:top w:val="none" w:sz="0" w:space="0" w:color="auto"/>
                <w:left w:val="none" w:sz="0" w:space="0" w:color="auto"/>
                <w:bottom w:val="none" w:sz="0" w:space="0" w:color="auto"/>
                <w:right w:val="none" w:sz="0" w:space="0" w:color="auto"/>
              </w:divBdr>
            </w:div>
            <w:div w:id="1157914829">
              <w:marLeft w:val="0"/>
              <w:marRight w:val="0"/>
              <w:marTop w:val="0"/>
              <w:marBottom w:val="0"/>
              <w:divBdr>
                <w:top w:val="none" w:sz="0" w:space="0" w:color="auto"/>
                <w:left w:val="none" w:sz="0" w:space="0" w:color="auto"/>
                <w:bottom w:val="none" w:sz="0" w:space="0" w:color="auto"/>
                <w:right w:val="none" w:sz="0" w:space="0" w:color="auto"/>
              </w:divBdr>
            </w:div>
            <w:div w:id="1347636613">
              <w:marLeft w:val="0"/>
              <w:marRight w:val="0"/>
              <w:marTop w:val="0"/>
              <w:marBottom w:val="0"/>
              <w:divBdr>
                <w:top w:val="none" w:sz="0" w:space="0" w:color="auto"/>
                <w:left w:val="none" w:sz="0" w:space="0" w:color="auto"/>
                <w:bottom w:val="none" w:sz="0" w:space="0" w:color="auto"/>
                <w:right w:val="none" w:sz="0" w:space="0" w:color="auto"/>
              </w:divBdr>
            </w:div>
            <w:div w:id="336151236">
              <w:marLeft w:val="0"/>
              <w:marRight w:val="0"/>
              <w:marTop w:val="0"/>
              <w:marBottom w:val="0"/>
              <w:divBdr>
                <w:top w:val="none" w:sz="0" w:space="0" w:color="auto"/>
                <w:left w:val="none" w:sz="0" w:space="0" w:color="auto"/>
                <w:bottom w:val="none" w:sz="0" w:space="0" w:color="auto"/>
                <w:right w:val="none" w:sz="0" w:space="0" w:color="auto"/>
              </w:divBdr>
            </w:div>
            <w:div w:id="2008946622">
              <w:marLeft w:val="0"/>
              <w:marRight w:val="0"/>
              <w:marTop w:val="0"/>
              <w:marBottom w:val="0"/>
              <w:divBdr>
                <w:top w:val="none" w:sz="0" w:space="0" w:color="auto"/>
                <w:left w:val="none" w:sz="0" w:space="0" w:color="auto"/>
                <w:bottom w:val="none" w:sz="0" w:space="0" w:color="auto"/>
                <w:right w:val="none" w:sz="0" w:space="0" w:color="auto"/>
              </w:divBdr>
            </w:div>
            <w:div w:id="1480345718">
              <w:marLeft w:val="0"/>
              <w:marRight w:val="0"/>
              <w:marTop w:val="0"/>
              <w:marBottom w:val="0"/>
              <w:divBdr>
                <w:top w:val="none" w:sz="0" w:space="0" w:color="auto"/>
                <w:left w:val="none" w:sz="0" w:space="0" w:color="auto"/>
                <w:bottom w:val="none" w:sz="0" w:space="0" w:color="auto"/>
                <w:right w:val="none" w:sz="0" w:space="0" w:color="auto"/>
              </w:divBdr>
            </w:div>
            <w:div w:id="1914657183">
              <w:marLeft w:val="0"/>
              <w:marRight w:val="0"/>
              <w:marTop w:val="0"/>
              <w:marBottom w:val="0"/>
              <w:divBdr>
                <w:top w:val="none" w:sz="0" w:space="0" w:color="auto"/>
                <w:left w:val="none" w:sz="0" w:space="0" w:color="auto"/>
                <w:bottom w:val="none" w:sz="0" w:space="0" w:color="auto"/>
                <w:right w:val="none" w:sz="0" w:space="0" w:color="auto"/>
              </w:divBdr>
            </w:div>
            <w:div w:id="1448239412">
              <w:marLeft w:val="0"/>
              <w:marRight w:val="0"/>
              <w:marTop w:val="0"/>
              <w:marBottom w:val="0"/>
              <w:divBdr>
                <w:top w:val="none" w:sz="0" w:space="0" w:color="auto"/>
                <w:left w:val="none" w:sz="0" w:space="0" w:color="auto"/>
                <w:bottom w:val="none" w:sz="0" w:space="0" w:color="auto"/>
                <w:right w:val="none" w:sz="0" w:space="0" w:color="auto"/>
              </w:divBdr>
            </w:div>
            <w:div w:id="934484611">
              <w:marLeft w:val="0"/>
              <w:marRight w:val="0"/>
              <w:marTop w:val="0"/>
              <w:marBottom w:val="0"/>
              <w:divBdr>
                <w:top w:val="none" w:sz="0" w:space="0" w:color="auto"/>
                <w:left w:val="none" w:sz="0" w:space="0" w:color="auto"/>
                <w:bottom w:val="none" w:sz="0" w:space="0" w:color="auto"/>
                <w:right w:val="none" w:sz="0" w:space="0" w:color="auto"/>
              </w:divBdr>
            </w:div>
            <w:div w:id="589237210">
              <w:marLeft w:val="0"/>
              <w:marRight w:val="0"/>
              <w:marTop w:val="0"/>
              <w:marBottom w:val="0"/>
              <w:divBdr>
                <w:top w:val="none" w:sz="0" w:space="0" w:color="auto"/>
                <w:left w:val="none" w:sz="0" w:space="0" w:color="auto"/>
                <w:bottom w:val="none" w:sz="0" w:space="0" w:color="auto"/>
                <w:right w:val="none" w:sz="0" w:space="0" w:color="auto"/>
              </w:divBdr>
            </w:div>
            <w:div w:id="935863347">
              <w:marLeft w:val="0"/>
              <w:marRight w:val="0"/>
              <w:marTop w:val="0"/>
              <w:marBottom w:val="0"/>
              <w:divBdr>
                <w:top w:val="none" w:sz="0" w:space="0" w:color="auto"/>
                <w:left w:val="none" w:sz="0" w:space="0" w:color="auto"/>
                <w:bottom w:val="none" w:sz="0" w:space="0" w:color="auto"/>
                <w:right w:val="none" w:sz="0" w:space="0" w:color="auto"/>
              </w:divBdr>
            </w:div>
            <w:div w:id="1338994508">
              <w:marLeft w:val="0"/>
              <w:marRight w:val="0"/>
              <w:marTop w:val="0"/>
              <w:marBottom w:val="0"/>
              <w:divBdr>
                <w:top w:val="none" w:sz="0" w:space="0" w:color="auto"/>
                <w:left w:val="none" w:sz="0" w:space="0" w:color="auto"/>
                <w:bottom w:val="none" w:sz="0" w:space="0" w:color="auto"/>
                <w:right w:val="none" w:sz="0" w:space="0" w:color="auto"/>
              </w:divBdr>
            </w:div>
            <w:div w:id="1650864498">
              <w:marLeft w:val="0"/>
              <w:marRight w:val="0"/>
              <w:marTop w:val="0"/>
              <w:marBottom w:val="0"/>
              <w:divBdr>
                <w:top w:val="none" w:sz="0" w:space="0" w:color="auto"/>
                <w:left w:val="none" w:sz="0" w:space="0" w:color="auto"/>
                <w:bottom w:val="none" w:sz="0" w:space="0" w:color="auto"/>
                <w:right w:val="none" w:sz="0" w:space="0" w:color="auto"/>
              </w:divBdr>
            </w:div>
            <w:div w:id="1888295378">
              <w:marLeft w:val="0"/>
              <w:marRight w:val="0"/>
              <w:marTop w:val="0"/>
              <w:marBottom w:val="0"/>
              <w:divBdr>
                <w:top w:val="none" w:sz="0" w:space="0" w:color="auto"/>
                <w:left w:val="none" w:sz="0" w:space="0" w:color="auto"/>
                <w:bottom w:val="none" w:sz="0" w:space="0" w:color="auto"/>
                <w:right w:val="none" w:sz="0" w:space="0" w:color="auto"/>
              </w:divBdr>
            </w:div>
            <w:div w:id="727727704">
              <w:marLeft w:val="0"/>
              <w:marRight w:val="0"/>
              <w:marTop w:val="0"/>
              <w:marBottom w:val="0"/>
              <w:divBdr>
                <w:top w:val="none" w:sz="0" w:space="0" w:color="auto"/>
                <w:left w:val="none" w:sz="0" w:space="0" w:color="auto"/>
                <w:bottom w:val="none" w:sz="0" w:space="0" w:color="auto"/>
                <w:right w:val="none" w:sz="0" w:space="0" w:color="auto"/>
              </w:divBdr>
            </w:div>
            <w:div w:id="1366295481">
              <w:marLeft w:val="0"/>
              <w:marRight w:val="0"/>
              <w:marTop w:val="0"/>
              <w:marBottom w:val="0"/>
              <w:divBdr>
                <w:top w:val="none" w:sz="0" w:space="0" w:color="auto"/>
                <w:left w:val="none" w:sz="0" w:space="0" w:color="auto"/>
                <w:bottom w:val="none" w:sz="0" w:space="0" w:color="auto"/>
                <w:right w:val="none" w:sz="0" w:space="0" w:color="auto"/>
              </w:divBdr>
            </w:div>
            <w:div w:id="1405300437">
              <w:marLeft w:val="0"/>
              <w:marRight w:val="0"/>
              <w:marTop w:val="0"/>
              <w:marBottom w:val="0"/>
              <w:divBdr>
                <w:top w:val="none" w:sz="0" w:space="0" w:color="auto"/>
                <w:left w:val="none" w:sz="0" w:space="0" w:color="auto"/>
                <w:bottom w:val="none" w:sz="0" w:space="0" w:color="auto"/>
                <w:right w:val="none" w:sz="0" w:space="0" w:color="auto"/>
              </w:divBdr>
            </w:div>
            <w:div w:id="780760993">
              <w:marLeft w:val="0"/>
              <w:marRight w:val="0"/>
              <w:marTop w:val="0"/>
              <w:marBottom w:val="0"/>
              <w:divBdr>
                <w:top w:val="none" w:sz="0" w:space="0" w:color="auto"/>
                <w:left w:val="none" w:sz="0" w:space="0" w:color="auto"/>
                <w:bottom w:val="none" w:sz="0" w:space="0" w:color="auto"/>
                <w:right w:val="none" w:sz="0" w:space="0" w:color="auto"/>
              </w:divBdr>
            </w:div>
            <w:div w:id="383145308">
              <w:marLeft w:val="0"/>
              <w:marRight w:val="0"/>
              <w:marTop w:val="0"/>
              <w:marBottom w:val="0"/>
              <w:divBdr>
                <w:top w:val="none" w:sz="0" w:space="0" w:color="auto"/>
                <w:left w:val="none" w:sz="0" w:space="0" w:color="auto"/>
                <w:bottom w:val="none" w:sz="0" w:space="0" w:color="auto"/>
                <w:right w:val="none" w:sz="0" w:space="0" w:color="auto"/>
              </w:divBdr>
            </w:div>
            <w:div w:id="1274164973">
              <w:marLeft w:val="0"/>
              <w:marRight w:val="0"/>
              <w:marTop w:val="0"/>
              <w:marBottom w:val="0"/>
              <w:divBdr>
                <w:top w:val="none" w:sz="0" w:space="0" w:color="auto"/>
                <w:left w:val="none" w:sz="0" w:space="0" w:color="auto"/>
                <w:bottom w:val="none" w:sz="0" w:space="0" w:color="auto"/>
                <w:right w:val="none" w:sz="0" w:space="0" w:color="auto"/>
              </w:divBdr>
            </w:div>
            <w:div w:id="794635301">
              <w:marLeft w:val="0"/>
              <w:marRight w:val="0"/>
              <w:marTop w:val="0"/>
              <w:marBottom w:val="0"/>
              <w:divBdr>
                <w:top w:val="none" w:sz="0" w:space="0" w:color="auto"/>
                <w:left w:val="none" w:sz="0" w:space="0" w:color="auto"/>
                <w:bottom w:val="none" w:sz="0" w:space="0" w:color="auto"/>
                <w:right w:val="none" w:sz="0" w:space="0" w:color="auto"/>
              </w:divBdr>
            </w:div>
            <w:div w:id="502473055">
              <w:marLeft w:val="0"/>
              <w:marRight w:val="0"/>
              <w:marTop w:val="0"/>
              <w:marBottom w:val="0"/>
              <w:divBdr>
                <w:top w:val="none" w:sz="0" w:space="0" w:color="auto"/>
                <w:left w:val="none" w:sz="0" w:space="0" w:color="auto"/>
                <w:bottom w:val="none" w:sz="0" w:space="0" w:color="auto"/>
                <w:right w:val="none" w:sz="0" w:space="0" w:color="auto"/>
              </w:divBdr>
            </w:div>
            <w:div w:id="1234462202">
              <w:marLeft w:val="0"/>
              <w:marRight w:val="0"/>
              <w:marTop w:val="0"/>
              <w:marBottom w:val="0"/>
              <w:divBdr>
                <w:top w:val="none" w:sz="0" w:space="0" w:color="auto"/>
                <w:left w:val="none" w:sz="0" w:space="0" w:color="auto"/>
                <w:bottom w:val="none" w:sz="0" w:space="0" w:color="auto"/>
                <w:right w:val="none" w:sz="0" w:space="0" w:color="auto"/>
              </w:divBdr>
            </w:div>
            <w:div w:id="1379087716">
              <w:marLeft w:val="0"/>
              <w:marRight w:val="0"/>
              <w:marTop w:val="0"/>
              <w:marBottom w:val="0"/>
              <w:divBdr>
                <w:top w:val="none" w:sz="0" w:space="0" w:color="auto"/>
                <w:left w:val="none" w:sz="0" w:space="0" w:color="auto"/>
                <w:bottom w:val="none" w:sz="0" w:space="0" w:color="auto"/>
                <w:right w:val="none" w:sz="0" w:space="0" w:color="auto"/>
              </w:divBdr>
            </w:div>
            <w:div w:id="1457677287">
              <w:marLeft w:val="0"/>
              <w:marRight w:val="0"/>
              <w:marTop w:val="0"/>
              <w:marBottom w:val="0"/>
              <w:divBdr>
                <w:top w:val="none" w:sz="0" w:space="0" w:color="auto"/>
                <w:left w:val="none" w:sz="0" w:space="0" w:color="auto"/>
                <w:bottom w:val="none" w:sz="0" w:space="0" w:color="auto"/>
                <w:right w:val="none" w:sz="0" w:space="0" w:color="auto"/>
              </w:divBdr>
            </w:div>
            <w:div w:id="1146313178">
              <w:marLeft w:val="0"/>
              <w:marRight w:val="0"/>
              <w:marTop w:val="0"/>
              <w:marBottom w:val="0"/>
              <w:divBdr>
                <w:top w:val="none" w:sz="0" w:space="0" w:color="auto"/>
                <w:left w:val="none" w:sz="0" w:space="0" w:color="auto"/>
                <w:bottom w:val="none" w:sz="0" w:space="0" w:color="auto"/>
                <w:right w:val="none" w:sz="0" w:space="0" w:color="auto"/>
              </w:divBdr>
            </w:div>
            <w:div w:id="378169138">
              <w:marLeft w:val="0"/>
              <w:marRight w:val="0"/>
              <w:marTop w:val="0"/>
              <w:marBottom w:val="0"/>
              <w:divBdr>
                <w:top w:val="none" w:sz="0" w:space="0" w:color="auto"/>
                <w:left w:val="none" w:sz="0" w:space="0" w:color="auto"/>
                <w:bottom w:val="none" w:sz="0" w:space="0" w:color="auto"/>
                <w:right w:val="none" w:sz="0" w:space="0" w:color="auto"/>
              </w:divBdr>
            </w:div>
            <w:div w:id="310065093">
              <w:marLeft w:val="0"/>
              <w:marRight w:val="0"/>
              <w:marTop w:val="0"/>
              <w:marBottom w:val="0"/>
              <w:divBdr>
                <w:top w:val="none" w:sz="0" w:space="0" w:color="auto"/>
                <w:left w:val="none" w:sz="0" w:space="0" w:color="auto"/>
                <w:bottom w:val="none" w:sz="0" w:space="0" w:color="auto"/>
                <w:right w:val="none" w:sz="0" w:space="0" w:color="auto"/>
              </w:divBdr>
            </w:div>
            <w:div w:id="322859099">
              <w:marLeft w:val="0"/>
              <w:marRight w:val="0"/>
              <w:marTop w:val="0"/>
              <w:marBottom w:val="0"/>
              <w:divBdr>
                <w:top w:val="none" w:sz="0" w:space="0" w:color="auto"/>
                <w:left w:val="none" w:sz="0" w:space="0" w:color="auto"/>
                <w:bottom w:val="none" w:sz="0" w:space="0" w:color="auto"/>
                <w:right w:val="none" w:sz="0" w:space="0" w:color="auto"/>
              </w:divBdr>
            </w:div>
            <w:div w:id="2112359630">
              <w:marLeft w:val="0"/>
              <w:marRight w:val="0"/>
              <w:marTop w:val="0"/>
              <w:marBottom w:val="0"/>
              <w:divBdr>
                <w:top w:val="none" w:sz="0" w:space="0" w:color="auto"/>
                <w:left w:val="none" w:sz="0" w:space="0" w:color="auto"/>
                <w:bottom w:val="none" w:sz="0" w:space="0" w:color="auto"/>
                <w:right w:val="none" w:sz="0" w:space="0" w:color="auto"/>
              </w:divBdr>
            </w:div>
            <w:div w:id="947195240">
              <w:marLeft w:val="0"/>
              <w:marRight w:val="0"/>
              <w:marTop w:val="0"/>
              <w:marBottom w:val="0"/>
              <w:divBdr>
                <w:top w:val="none" w:sz="0" w:space="0" w:color="auto"/>
                <w:left w:val="none" w:sz="0" w:space="0" w:color="auto"/>
                <w:bottom w:val="none" w:sz="0" w:space="0" w:color="auto"/>
                <w:right w:val="none" w:sz="0" w:space="0" w:color="auto"/>
              </w:divBdr>
            </w:div>
            <w:div w:id="1426999767">
              <w:marLeft w:val="0"/>
              <w:marRight w:val="0"/>
              <w:marTop w:val="0"/>
              <w:marBottom w:val="0"/>
              <w:divBdr>
                <w:top w:val="none" w:sz="0" w:space="0" w:color="auto"/>
                <w:left w:val="none" w:sz="0" w:space="0" w:color="auto"/>
                <w:bottom w:val="none" w:sz="0" w:space="0" w:color="auto"/>
                <w:right w:val="none" w:sz="0" w:space="0" w:color="auto"/>
              </w:divBdr>
            </w:div>
            <w:div w:id="1839878144">
              <w:marLeft w:val="0"/>
              <w:marRight w:val="0"/>
              <w:marTop w:val="0"/>
              <w:marBottom w:val="0"/>
              <w:divBdr>
                <w:top w:val="none" w:sz="0" w:space="0" w:color="auto"/>
                <w:left w:val="none" w:sz="0" w:space="0" w:color="auto"/>
                <w:bottom w:val="none" w:sz="0" w:space="0" w:color="auto"/>
                <w:right w:val="none" w:sz="0" w:space="0" w:color="auto"/>
              </w:divBdr>
            </w:div>
            <w:div w:id="879511645">
              <w:marLeft w:val="0"/>
              <w:marRight w:val="0"/>
              <w:marTop w:val="0"/>
              <w:marBottom w:val="0"/>
              <w:divBdr>
                <w:top w:val="none" w:sz="0" w:space="0" w:color="auto"/>
                <w:left w:val="none" w:sz="0" w:space="0" w:color="auto"/>
                <w:bottom w:val="none" w:sz="0" w:space="0" w:color="auto"/>
                <w:right w:val="none" w:sz="0" w:space="0" w:color="auto"/>
              </w:divBdr>
            </w:div>
            <w:div w:id="709262380">
              <w:marLeft w:val="0"/>
              <w:marRight w:val="0"/>
              <w:marTop w:val="0"/>
              <w:marBottom w:val="0"/>
              <w:divBdr>
                <w:top w:val="none" w:sz="0" w:space="0" w:color="auto"/>
                <w:left w:val="none" w:sz="0" w:space="0" w:color="auto"/>
                <w:bottom w:val="none" w:sz="0" w:space="0" w:color="auto"/>
                <w:right w:val="none" w:sz="0" w:space="0" w:color="auto"/>
              </w:divBdr>
            </w:div>
            <w:div w:id="1204751652">
              <w:marLeft w:val="0"/>
              <w:marRight w:val="0"/>
              <w:marTop w:val="0"/>
              <w:marBottom w:val="0"/>
              <w:divBdr>
                <w:top w:val="none" w:sz="0" w:space="0" w:color="auto"/>
                <w:left w:val="none" w:sz="0" w:space="0" w:color="auto"/>
                <w:bottom w:val="none" w:sz="0" w:space="0" w:color="auto"/>
                <w:right w:val="none" w:sz="0" w:space="0" w:color="auto"/>
              </w:divBdr>
            </w:div>
            <w:div w:id="960304559">
              <w:marLeft w:val="0"/>
              <w:marRight w:val="0"/>
              <w:marTop w:val="0"/>
              <w:marBottom w:val="0"/>
              <w:divBdr>
                <w:top w:val="none" w:sz="0" w:space="0" w:color="auto"/>
                <w:left w:val="none" w:sz="0" w:space="0" w:color="auto"/>
                <w:bottom w:val="none" w:sz="0" w:space="0" w:color="auto"/>
                <w:right w:val="none" w:sz="0" w:space="0" w:color="auto"/>
              </w:divBdr>
            </w:div>
            <w:div w:id="1589849395">
              <w:marLeft w:val="0"/>
              <w:marRight w:val="0"/>
              <w:marTop w:val="0"/>
              <w:marBottom w:val="0"/>
              <w:divBdr>
                <w:top w:val="none" w:sz="0" w:space="0" w:color="auto"/>
                <w:left w:val="none" w:sz="0" w:space="0" w:color="auto"/>
                <w:bottom w:val="none" w:sz="0" w:space="0" w:color="auto"/>
                <w:right w:val="none" w:sz="0" w:space="0" w:color="auto"/>
              </w:divBdr>
            </w:div>
            <w:div w:id="367335470">
              <w:marLeft w:val="0"/>
              <w:marRight w:val="0"/>
              <w:marTop w:val="0"/>
              <w:marBottom w:val="0"/>
              <w:divBdr>
                <w:top w:val="none" w:sz="0" w:space="0" w:color="auto"/>
                <w:left w:val="none" w:sz="0" w:space="0" w:color="auto"/>
                <w:bottom w:val="none" w:sz="0" w:space="0" w:color="auto"/>
                <w:right w:val="none" w:sz="0" w:space="0" w:color="auto"/>
              </w:divBdr>
            </w:div>
            <w:div w:id="938414042">
              <w:marLeft w:val="0"/>
              <w:marRight w:val="0"/>
              <w:marTop w:val="0"/>
              <w:marBottom w:val="0"/>
              <w:divBdr>
                <w:top w:val="none" w:sz="0" w:space="0" w:color="auto"/>
                <w:left w:val="none" w:sz="0" w:space="0" w:color="auto"/>
                <w:bottom w:val="none" w:sz="0" w:space="0" w:color="auto"/>
                <w:right w:val="none" w:sz="0" w:space="0" w:color="auto"/>
              </w:divBdr>
            </w:div>
            <w:div w:id="767694685">
              <w:marLeft w:val="0"/>
              <w:marRight w:val="0"/>
              <w:marTop w:val="0"/>
              <w:marBottom w:val="0"/>
              <w:divBdr>
                <w:top w:val="none" w:sz="0" w:space="0" w:color="auto"/>
                <w:left w:val="none" w:sz="0" w:space="0" w:color="auto"/>
                <w:bottom w:val="none" w:sz="0" w:space="0" w:color="auto"/>
                <w:right w:val="none" w:sz="0" w:space="0" w:color="auto"/>
              </w:divBdr>
            </w:div>
            <w:div w:id="1472091082">
              <w:marLeft w:val="0"/>
              <w:marRight w:val="0"/>
              <w:marTop w:val="0"/>
              <w:marBottom w:val="0"/>
              <w:divBdr>
                <w:top w:val="none" w:sz="0" w:space="0" w:color="auto"/>
                <w:left w:val="none" w:sz="0" w:space="0" w:color="auto"/>
                <w:bottom w:val="none" w:sz="0" w:space="0" w:color="auto"/>
                <w:right w:val="none" w:sz="0" w:space="0" w:color="auto"/>
              </w:divBdr>
            </w:div>
            <w:div w:id="2096516959">
              <w:marLeft w:val="0"/>
              <w:marRight w:val="0"/>
              <w:marTop w:val="0"/>
              <w:marBottom w:val="0"/>
              <w:divBdr>
                <w:top w:val="none" w:sz="0" w:space="0" w:color="auto"/>
                <w:left w:val="none" w:sz="0" w:space="0" w:color="auto"/>
                <w:bottom w:val="none" w:sz="0" w:space="0" w:color="auto"/>
                <w:right w:val="none" w:sz="0" w:space="0" w:color="auto"/>
              </w:divBdr>
            </w:div>
            <w:div w:id="22176672">
              <w:marLeft w:val="0"/>
              <w:marRight w:val="0"/>
              <w:marTop w:val="0"/>
              <w:marBottom w:val="0"/>
              <w:divBdr>
                <w:top w:val="none" w:sz="0" w:space="0" w:color="auto"/>
                <w:left w:val="none" w:sz="0" w:space="0" w:color="auto"/>
                <w:bottom w:val="none" w:sz="0" w:space="0" w:color="auto"/>
                <w:right w:val="none" w:sz="0" w:space="0" w:color="auto"/>
              </w:divBdr>
            </w:div>
            <w:div w:id="556746240">
              <w:marLeft w:val="0"/>
              <w:marRight w:val="0"/>
              <w:marTop w:val="0"/>
              <w:marBottom w:val="0"/>
              <w:divBdr>
                <w:top w:val="none" w:sz="0" w:space="0" w:color="auto"/>
                <w:left w:val="none" w:sz="0" w:space="0" w:color="auto"/>
                <w:bottom w:val="none" w:sz="0" w:space="0" w:color="auto"/>
                <w:right w:val="none" w:sz="0" w:space="0" w:color="auto"/>
              </w:divBdr>
            </w:div>
            <w:div w:id="271401126">
              <w:marLeft w:val="0"/>
              <w:marRight w:val="0"/>
              <w:marTop w:val="0"/>
              <w:marBottom w:val="0"/>
              <w:divBdr>
                <w:top w:val="none" w:sz="0" w:space="0" w:color="auto"/>
                <w:left w:val="none" w:sz="0" w:space="0" w:color="auto"/>
                <w:bottom w:val="none" w:sz="0" w:space="0" w:color="auto"/>
                <w:right w:val="none" w:sz="0" w:space="0" w:color="auto"/>
              </w:divBdr>
            </w:div>
            <w:div w:id="980579213">
              <w:marLeft w:val="0"/>
              <w:marRight w:val="0"/>
              <w:marTop w:val="0"/>
              <w:marBottom w:val="0"/>
              <w:divBdr>
                <w:top w:val="none" w:sz="0" w:space="0" w:color="auto"/>
                <w:left w:val="none" w:sz="0" w:space="0" w:color="auto"/>
                <w:bottom w:val="none" w:sz="0" w:space="0" w:color="auto"/>
                <w:right w:val="none" w:sz="0" w:space="0" w:color="auto"/>
              </w:divBdr>
            </w:div>
            <w:div w:id="13964404">
              <w:marLeft w:val="0"/>
              <w:marRight w:val="0"/>
              <w:marTop w:val="0"/>
              <w:marBottom w:val="0"/>
              <w:divBdr>
                <w:top w:val="none" w:sz="0" w:space="0" w:color="auto"/>
                <w:left w:val="none" w:sz="0" w:space="0" w:color="auto"/>
                <w:bottom w:val="none" w:sz="0" w:space="0" w:color="auto"/>
                <w:right w:val="none" w:sz="0" w:space="0" w:color="auto"/>
              </w:divBdr>
            </w:div>
            <w:div w:id="1000154579">
              <w:marLeft w:val="0"/>
              <w:marRight w:val="0"/>
              <w:marTop w:val="0"/>
              <w:marBottom w:val="0"/>
              <w:divBdr>
                <w:top w:val="none" w:sz="0" w:space="0" w:color="auto"/>
                <w:left w:val="none" w:sz="0" w:space="0" w:color="auto"/>
                <w:bottom w:val="none" w:sz="0" w:space="0" w:color="auto"/>
                <w:right w:val="none" w:sz="0" w:space="0" w:color="auto"/>
              </w:divBdr>
            </w:div>
            <w:div w:id="762149212">
              <w:marLeft w:val="0"/>
              <w:marRight w:val="0"/>
              <w:marTop w:val="0"/>
              <w:marBottom w:val="0"/>
              <w:divBdr>
                <w:top w:val="none" w:sz="0" w:space="0" w:color="auto"/>
                <w:left w:val="none" w:sz="0" w:space="0" w:color="auto"/>
                <w:bottom w:val="none" w:sz="0" w:space="0" w:color="auto"/>
                <w:right w:val="none" w:sz="0" w:space="0" w:color="auto"/>
              </w:divBdr>
            </w:div>
            <w:div w:id="1708607301">
              <w:marLeft w:val="0"/>
              <w:marRight w:val="0"/>
              <w:marTop w:val="0"/>
              <w:marBottom w:val="0"/>
              <w:divBdr>
                <w:top w:val="none" w:sz="0" w:space="0" w:color="auto"/>
                <w:left w:val="none" w:sz="0" w:space="0" w:color="auto"/>
                <w:bottom w:val="none" w:sz="0" w:space="0" w:color="auto"/>
                <w:right w:val="none" w:sz="0" w:space="0" w:color="auto"/>
              </w:divBdr>
            </w:div>
            <w:div w:id="843713746">
              <w:marLeft w:val="0"/>
              <w:marRight w:val="0"/>
              <w:marTop w:val="0"/>
              <w:marBottom w:val="0"/>
              <w:divBdr>
                <w:top w:val="none" w:sz="0" w:space="0" w:color="auto"/>
                <w:left w:val="none" w:sz="0" w:space="0" w:color="auto"/>
                <w:bottom w:val="none" w:sz="0" w:space="0" w:color="auto"/>
                <w:right w:val="none" w:sz="0" w:space="0" w:color="auto"/>
              </w:divBdr>
            </w:div>
            <w:div w:id="1866283508">
              <w:marLeft w:val="0"/>
              <w:marRight w:val="0"/>
              <w:marTop w:val="0"/>
              <w:marBottom w:val="0"/>
              <w:divBdr>
                <w:top w:val="none" w:sz="0" w:space="0" w:color="auto"/>
                <w:left w:val="none" w:sz="0" w:space="0" w:color="auto"/>
                <w:bottom w:val="none" w:sz="0" w:space="0" w:color="auto"/>
                <w:right w:val="none" w:sz="0" w:space="0" w:color="auto"/>
              </w:divBdr>
            </w:div>
            <w:div w:id="1349138066">
              <w:marLeft w:val="0"/>
              <w:marRight w:val="0"/>
              <w:marTop w:val="0"/>
              <w:marBottom w:val="0"/>
              <w:divBdr>
                <w:top w:val="none" w:sz="0" w:space="0" w:color="auto"/>
                <w:left w:val="none" w:sz="0" w:space="0" w:color="auto"/>
                <w:bottom w:val="none" w:sz="0" w:space="0" w:color="auto"/>
                <w:right w:val="none" w:sz="0" w:space="0" w:color="auto"/>
              </w:divBdr>
            </w:div>
            <w:div w:id="109666275">
              <w:marLeft w:val="0"/>
              <w:marRight w:val="0"/>
              <w:marTop w:val="0"/>
              <w:marBottom w:val="0"/>
              <w:divBdr>
                <w:top w:val="none" w:sz="0" w:space="0" w:color="auto"/>
                <w:left w:val="none" w:sz="0" w:space="0" w:color="auto"/>
                <w:bottom w:val="none" w:sz="0" w:space="0" w:color="auto"/>
                <w:right w:val="none" w:sz="0" w:space="0" w:color="auto"/>
              </w:divBdr>
            </w:div>
            <w:div w:id="912154553">
              <w:marLeft w:val="0"/>
              <w:marRight w:val="0"/>
              <w:marTop w:val="0"/>
              <w:marBottom w:val="0"/>
              <w:divBdr>
                <w:top w:val="none" w:sz="0" w:space="0" w:color="auto"/>
                <w:left w:val="none" w:sz="0" w:space="0" w:color="auto"/>
                <w:bottom w:val="none" w:sz="0" w:space="0" w:color="auto"/>
                <w:right w:val="none" w:sz="0" w:space="0" w:color="auto"/>
              </w:divBdr>
            </w:div>
            <w:div w:id="1696349615">
              <w:marLeft w:val="0"/>
              <w:marRight w:val="0"/>
              <w:marTop w:val="0"/>
              <w:marBottom w:val="0"/>
              <w:divBdr>
                <w:top w:val="none" w:sz="0" w:space="0" w:color="auto"/>
                <w:left w:val="none" w:sz="0" w:space="0" w:color="auto"/>
                <w:bottom w:val="none" w:sz="0" w:space="0" w:color="auto"/>
                <w:right w:val="none" w:sz="0" w:space="0" w:color="auto"/>
              </w:divBdr>
            </w:div>
            <w:div w:id="42752350">
              <w:marLeft w:val="0"/>
              <w:marRight w:val="0"/>
              <w:marTop w:val="0"/>
              <w:marBottom w:val="0"/>
              <w:divBdr>
                <w:top w:val="none" w:sz="0" w:space="0" w:color="auto"/>
                <w:left w:val="none" w:sz="0" w:space="0" w:color="auto"/>
                <w:bottom w:val="none" w:sz="0" w:space="0" w:color="auto"/>
                <w:right w:val="none" w:sz="0" w:space="0" w:color="auto"/>
              </w:divBdr>
            </w:div>
            <w:div w:id="61099521">
              <w:marLeft w:val="0"/>
              <w:marRight w:val="0"/>
              <w:marTop w:val="0"/>
              <w:marBottom w:val="0"/>
              <w:divBdr>
                <w:top w:val="none" w:sz="0" w:space="0" w:color="auto"/>
                <w:left w:val="none" w:sz="0" w:space="0" w:color="auto"/>
                <w:bottom w:val="none" w:sz="0" w:space="0" w:color="auto"/>
                <w:right w:val="none" w:sz="0" w:space="0" w:color="auto"/>
              </w:divBdr>
            </w:div>
            <w:div w:id="459031263">
              <w:marLeft w:val="0"/>
              <w:marRight w:val="0"/>
              <w:marTop w:val="0"/>
              <w:marBottom w:val="0"/>
              <w:divBdr>
                <w:top w:val="none" w:sz="0" w:space="0" w:color="auto"/>
                <w:left w:val="none" w:sz="0" w:space="0" w:color="auto"/>
                <w:bottom w:val="none" w:sz="0" w:space="0" w:color="auto"/>
                <w:right w:val="none" w:sz="0" w:space="0" w:color="auto"/>
              </w:divBdr>
            </w:div>
            <w:div w:id="20132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2439">
      <w:bodyDiv w:val="1"/>
      <w:marLeft w:val="0"/>
      <w:marRight w:val="0"/>
      <w:marTop w:val="0"/>
      <w:marBottom w:val="0"/>
      <w:divBdr>
        <w:top w:val="none" w:sz="0" w:space="0" w:color="auto"/>
        <w:left w:val="none" w:sz="0" w:space="0" w:color="auto"/>
        <w:bottom w:val="none" w:sz="0" w:space="0" w:color="auto"/>
        <w:right w:val="none" w:sz="0" w:space="0" w:color="auto"/>
      </w:divBdr>
      <w:divsChild>
        <w:div w:id="1690332962">
          <w:marLeft w:val="0"/>
          <w:marRight w:val="0"/>
          <w:marTop w:val="0"/>
          <w:marBottom w:val="0"/>
          <w:divBdr>
            <w:top w:val="none" w:sz="0" w:space="0" w:color="auto"/>
            <w:left w:val="none" w:sz="0" w:space="0" w:color="auto"/>
            <w:bottom w:val="none" w:sz="0" w:space="0" w:color="auto"/>
            <w:right w:val="none" w:sz="0" w:space="0" w:color="auto"/>
          </w:divBdr>
          <w:divsChild>
            <w:div w:id="1500148402">
              <w:marLeft w:val="0"/>
              <w:marRight w:val="0"/>
              <w:marTop w:val="0"/>
              <w:marBottom w:val="0"/>
              <w:divBdr>
                <w:top w:val="none" w:sz="0" w:space="0" w:color="auto"/>
                <w:left w:val="none" w:sz="0" w:space="0" w:color="auto"/>
                <w:bottom w:val="none" w:sz="0" w:space="0" w:color="auto"/>
                <w:right w:val="none" w:sz="0" w:space="0" w:color="auto"/>
              </w:divBdr>
            </w:div>
            <w:div w:id="1273054092">
              <w:marLeft w:val="0"/>
              <w:marRight w:val="0"/>
              <w:marTop w:val="0"/>
              <w:marBottom w:val="0"/>
              <w:divBdr>
                <w:top w:val="none" w:sz="0" w:space="0" w:color="auto"/>
                <w:left w:val="none" w:sz="0" w:space="0" w:color="auto"/>
                <w:bottom w:val="none" w:sz="0" w:space="0" w:color="auto"/>
                <w:right w:val="none" w:sz="0" w:space="0" w:color="auto"/>
              </w:divBdr>
            </w:div>
            <w:div w:id="2089647912">
              <w:marLeft w:val="0"/>
              <w:marRight w:val="0"/>
              <w:marTop w:val="0"/>
              <w:marBottom w:val="0"/>
              <w:divBdr>
                <w:top w:val="none" w:sz="0" w:space="0" w:color="auto"/>
                <w:left w:val="none" w:sz="0" w:space="0" w:color="auto"/>
                <w:bottom w:val="none" w:sz="0" w:space="0" w:color="auto"/>
                <w:right w:val="none" w:sz="0" w:space="0" w:color="auto"/>
              </w:divBdr>
            </w:div>
            <w:div w:id="1102188745">
              <w:marLeft w:val="0"/>
              <w:marRight w:val="0"/>
              <w:marTop w:val="0"/>
              <w:marBottom w:val="0"/>
              <w:divBdr>
                <w:top w:val="none" w:sz="0" w:space="0" w:color="auto"/>
                <w:left w:val="none" w:sz="0" w:space="0" w:color="auto"/>
                <w:bottom w:val="none" w:sz="0" w:space="0" w:color="auto"/>
                <w:right w:val="none" w:sz="0" w:space="0" w:color="auto"/>
              </w:divBdr>
            </w:div>
            <w:div w:id="41904055">
              <w:marLeft w:val="0"/>
              <w:marRight w:val="0"/>
              <w:marTop w:val="0"/>
              <w:marBottom w:val="0"/>
              <w:divBdr>
                <w:top w:val="none" w:sz="0" w:space="0" w:color="auto"/>
                <w:left w:val="none" w:sz="0" w:space="0" w:color="auto"/>
                <w:bottom w:val="none" w:sz="0" w:space="0" w:color="auto"/>
                <w:right w:val="none" w:sz="0" w:space="0" w:color="auto"/>
              </w:divBdr>
            </w:div>
            <w:div w:id="75909615">
              <w:marLeft w:val="0"/>
              <w:marRight w:val="0"/>
              <w:marTop w:val="0"/>
              <w:marBottom w:val="0"/>
              <w:divBdr>
                <w:top w:val="none" w:sz="0" w:space="0" w:color="auto"/>
                <w:left w:val="none" w:sz="0" w:space="0" w:color="auto"/>
                <w:bottom w:val="none" w:sz="0" w:space="0" w:color="auto"/>
                <w:right w:val="none" w:sz="0" w:space="0" w:color="auto"/>
              </w:divBdr>
            </w:div>
            <w:div w:id="19403818">
              <w:marLeft w:val="0"/>
              <w:marRight w:val="0"/>
              <w:marTop w:val="0"/>
              <w:marBottom w:val="0"/>
              <w:divBdr>
                <w:top w:val="none" w:sz="0" w:space="0" w:color="auto"/>
                <w:left w:val="none" w:sz="0" w:space="0" w:color="auto"/>
                <w:bottom w:val="none" w:sz="0" w:space="0" w:color="auto"/>
                <w:right w:val="none" w:sz="0" w:space="0" w:color="auto"/>
              </w:divBdr>
            </w:div>
            <w:div w:id="441799499">
              <w:marLeft w:val="0"/>
              <w:marRight w:val="0"/>
              <w:marTop w:val="0"/>
              <w:marBottom w:val="0"/>
              <w:divBdr>
                <w:top w:val="none" w:sz="0" w:space="0" w:color="auto"/>
                <w:left w:val="none" w:sz="0" w:space="0" w:color="auto"/>
                <w:bottom w:val="none" w:sz="0" w:space="0" w:color="auto"/>
                <w:right w:val="none" w:sz="0" w:space="0" w:color="auto"/>
              </w:divBdr>
            </w:div>
            <w:div w:id="346905187">
              <w:marLeft w:val="0"/>
              <w:marRight w:val="0"/>
              <w:marTop w:val="0"/>
              <w:marBottom w:val="0"/>
              <w:divBdr>
                <w:top w:val="none" w:sz="0" w:space="0" w:color="auto"/>
                <w:left w:val="none" w:sz="0" w:space="0" w:color="auto"/>
                <w:bottom w:val="none" w:sz="0" w:space="0" w:color="auto"/>
                <w:right w:val="none" w:sz="0" w:space="0" w:color="auto"/>
              </w:divBdr>
            </w:div>
            <w:div w:id="845707935">
              <w:marLeft w:val="0"/>
              <w:marRight w:val="0"/>
              <w:marTop w:val="0"/>
              <w:marBottom w:val="0"/>
              <w:divBdr>
                <w:top w:val="none" w:sz="0" w:space="0" w:color="auto"/>
                <w:left w:val="none" w:sz="0" w:space="0" w:color="auto"/>
                <w:bottom w:val="none" w:sz="0" w:space="0" w:color="auto"/>
                <w:right w:val="none" w:sz="0" w:space="0" w:color="auto"/>
              </w:divBdr>
            </w:div>
            <w:div w:id="1416242748">
              <w:marLeft w:val="0"/>
              <w:marRight w:val="0"/>
              <w:marTop w:val="0"/>
              <w:marBottom w:val="0"/>
              <w:divBdr>
                <w:top w:val="none" w:sz="0" w:space="0" w:color="auto"/>
                <w:left w:val="none" w:sz="0" w:space="0" w:color="auto"/>
                <w:bottom w:val="none" w:sz="0" w:space="0" w:color="auto"/>
                <w:right w:val="none" w:sz="0" w:space="0" w:color="auto"/>
              </w:divBdr>
            </w:div>
            <w:div w:id="1351298907">
              <w:marLeft w:val="0"/>
              <w:marRight w:val="0"/>
              <w:marTop w:val="0"/>
              <w:marBottom w:val="0"/>
              <w:divBdr>
                <w:top w:val="none" w:sz="0" w:space="0" w:color="auto"/>
                <w:left w:val="none" w:sz="0" w:space="0" w:color="auto"/>
                <w:bottom w:val="none" w:sz="0" w:space="0" w:color="auto"/>
                <w:right w:val="none" w:sz="0" w:space="0" w:color="auto"/>
              </w:divBdr>
            </w:div>
            <w:div w:id="1051997852">
              <w:marLeft w:val="0"/>
              <w:marRight w:val="0"/>
              <w:marTop w:val="0"/>
              <w:marBottom w:val="0"/>
              <w:divBdr>
                <w:top w:val="none" w:sz="0" w:space="0" w:color="auto"/>
                <w:left w:val="none" w:sz="0" w:space="0" w:color="auto"/>
                <w:bottom w:val="none" w:sz="0" w:space="0" w:color="auto"/>
                <w:right w:val="none" w:sz="0" w:space="0" w:color="auto"/>
              </w:divBdr>
            </w:div>
            <w:div w:id="180899323">
              <w:marLeft w:val="0"/>
              <w:marRight w:val="0"/>
              <w:marTop w:val="0"/>
              <w:marBottom w:val="0"/>
              <w:divBdr>
                <w:top w:val="none" w:sz="0" w:space="0" w:color="auto"/>
                <w:left w:val="none" w:sz="0" w:space="0" w:color="auto"/>
                <w:bottom w:val="none" w:sz="0" w:space="0" w:color="auto"/>
                <w:right w:val="none" w:sz="0" w:space="0" w:color="auto"/>
              </w:divBdr>
            </w:div>
            <w:div w:id="1197818743">
              <w:marLeft w:val="0"/>
              <w:marRight w:val="0"/>
              <w:marTop w:val="0"/>
              <w:marBottom w:val="0"/>
              <w:divBdr>
                <w:top w:val="none" w:sz="0" w:space="0" w:color="auto"/>
                <w:left w:val="none" w:sz="0" w:space="0" w:color="auto"/>
                <w:bottom w:val="none" w:sz="0" w:space="0" w:color="auto"/>
                <w:right w:val="none" w:sz="0" w:space="0" w:color="auto"/>
              </w:divBdr>
            </w:div>
            <w:div w:id="1372460776">
              <w:marLeft w:val="0"/>
              <w:marRight w:val="0"/>
              <w:marTop w:val="0"/>
              <w:marBottom w:val="0"/>
              <w:divBdr>
                <w:top w:val="none" w:sz="0" w:space="0" w:color="auto"/>
                <w:left w:val="none" w:sz="0" w:space="0" w:color="auto"/>
                <w:bottom w:val="none" w:sz="0" w:space="0" w:color="auto"/>
                <w:right w:val="none" w:sz="0" w:space="0" w:color="auto"/>
              </w:divBdr>
            </w:div>
            <w:div w:id="1080638898">
              <w:marLeft w:val="0"/>
              <w:marRight w:val="0"/>
              <w:marTop w:val="0"/>
              <w:marBottom w:val="0"/>
              <w:divBdr>
                <w:top w:val="none" w:sz="0" w:space="0" w:color="auto"/>
                <w:left w:val="none" w:sz="0" w:space="0" w:color="auto"/>
                <w:bottom w:val="none" w:sz="0" w:space="0" w:color="auto"/>
                <w:right w:val="none" w:sz="0" w:space="0" w:color="auto"/>
              </w:divBdr>
            </w:div>
            <w:div w:id="1585339709">
              <w:marLeft w:val="0"/>
              <w:marRight w:val="0"/>
              <w:marTop w:val="0"/>
              <w:marBottom w:val="0"/>
              <w:divBdr>
                <w:top w:val="none" w:sz="0" w:space="0" w:color="auto"/>
                <w:left w:val="none" w:sz="0" w:space="0" w:color="auto"/>
                <w:bottom w:val="none" w:sz="0" w:space="0" w:color="auto"/>
                <w:right w:val="none" w:sz="0" w:space="0" w:color="auto"/>
              </w:divBdr>
            </w:div>
            <w:div w:id="591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045">
      <w:bodyDiv w:val="1"/>
      <w:marLeft w:val="0"/>
      <w:marRight w:val="0"/>
      <w:marTop w:val="0"/>
      <w:marBottom w:val="0"/>
      <w:divBdr>
        <w:top w:val="none" w:sz="0" w:space="0" w:color="auto"/>
        <w:left w:val="none" w:sz="0" w:space="0" w:color="auto"/>
        <w:bottom w:val="none" w:sz="0" w:space="0" w:color="auto"/>
        <w:right w:val="none" w:sz="0" w:space="0" w:color="auto"/>
      </w:divBdr>
      <w:divsChild>
        <w:div w:id="153837735">
          <w:marLeft w:val="0"/>
          <w:marRight w:val="0"/>
          <w:marTop w:val="0"/>
          <w:marBottom w:val="0"/>
          <w:divBdr>
            <w:top w:val="none" w:sz="0" w:space="0" w:color="auto"/>
            <w:left w:val="none" w:sz="0" w:space="0" w:color="auto"/>
            <w:bottom w:val="none" w:sz="0" w:space="0" w:color="auto"/>
            <w:right w:val="none" w:sz="0" w:space="0" w:color="auto"/>
          </w:divBdr>
          <w:divsChild>
            <w:div w:id="21122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948">
      <w:bodyDiv w:val="1"/>
      <w:marLeft w:val="0"/>
      <w:marRight w:val="0"/>
      <w:marTop w:val="0"/>
      <w:marBottom w:val="0"/>
      <w:divBdr>
        <w:top w:val="none" w:sz="0" w:space="0" w:color="auto"/>
        <w:left w:val="none" w:sz="0" w:space="0" w:color="auto"/>
        <w:bottom w:val="none" w:sz="0" w:space="0" w:color="auto"/>
        <w:right w:val="none" w:sz="0" w:space="0" w:color="auto"/>
      </w:divBdr>
      <w:divsChild>
        <w:div w:id="331492773">
          <w:marLeft w:val="0"/>
          <w:marRight w:val="0"/>
          <w:marTop w:val="0"/>
          <w:marBottom w:val="0"/>
          <w:divBdr>
            <w:top w:val="none" w:sz="0" w:space="0" w:color="auto"/>
            <w:left w:val="none" w:sz="0" w:space="0" w:color="auto"/>
            <w:bottom w:val="none" w:sz="0" w:space="0" w:color="auto"/>
            <w:right w:val="none" w:sz="0" w:space="0" w:color="auto"/>
          </w:divBdr>
          <w:divsChild>
            <w:div w:id="21281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3558">
      <w:bodyDiv w:val="1"/>
      <w:marLeft w:val="0"/>
      <w:marRight w:val="0"/>
      <w:marTop w:val="0"/>
      <w:marBottom w:val="0"/>
      <w:divBdr>
        <w:top w:val="none" w:sz="0" w:space="0" w:color="auto"/>
        <w:left w:val="none" w:sz="0" w:space="0" w:color="auto"/>
        <w:bottom w:val="none" w:sz="0" w:space="0" w:color="auto"/>
        <w:right w:val="none" w:sz="0" w:space="0" w:color="auto"/>
      </w:divBdr>
      <w:divsChild>
        <w:div w:id="9530393">
          <w:marLeft w:val="0"/>
          <w:marRight w:val="0"/>
          <w:marTop w:val="0"/>
          <w:marBottom w:val="0"/>
          <w:divBdr>
            <w:top w:val="none" w:sz="0" w:space="0" w:color="auto"/>
            <w:left w:val="none" w:sz="0" w:space="0" w:color="auto"/>
            <w:bottom w:val="none" w:sz="0" w:space="0" w:color="auto"/>
            <w:right w:val="none" w:sz="0" w:space="0" w:color="auto"/>
          </w:divBdr>
          <w:divsChild>
            <w:div w:id="2024814448">
              <w:marLeft w:val="0"/>
              <w:marRight w:val="0"/>
              <w:marTop w:val="0"/>
              <w:marBottom w:val="0"/>
              <w:divBdr>
                <w:top w:val="none" w:sz="0" w:space="0" w:color="auto"/>
                <w:left w:val="none" w:sz="0" w:space="0" w:color="auto"/>
                <w:bottom w:val="none" w:sz="0" w:space="0" w:color="auto"/>
                <w:right w:val="none" w:sz="0" w:space="0" w:color="auto"/>
              </w:divBdr>
            </w:div>
            <w:div w:id="1341591386">
              <w:marLeft w:val="0"/>
              <w:marRight w:val="0"/>
              <w:marTop w:val="0"/>
              <w:marBottom w:val="0"/>
              <w:divBdr>
                <w:top w:val="none" w:sz="0" w:space="0" w:color="auto"/>
                <w:left w:val="none" w:sz="0" w:space="0" w:color="auto"/>
                <w:bottom w:val="none" w:sz="0" w:space="0" w:color="auto"/>
                <w:right w:val="none" w:sz="0" w:space="0" w:color="auto"/>
              </w:divBdr>
            </w:div>
            <w:div w:id="1881816683">
              <w:marLeft w:val="0"/>
              <w:marRight w:val="0"/>
              <w:marTop w:val="0"/>
              <w:marBottom w:val="0"/>
              <w:divBdr>
                <w:top w:val="none" w:sz="0" w:space="0" w:color="auto"/>
                <w:left w:val="none" w:sz="0" w:space="0" w:color="auto"/>
                <w:bottom w:val="none" w:sz="0" w:space="0" w:color="auto"/>
                <w:right w:val="none" w:sz="0" w:space="0" w:color="auto"/>
              </w:divBdr>
            </w:div>
            <w:div w:id="514420803">
              <w:marLeft w:val="0"/>
              <w:marRight w:val="0"/>
              <w:marTop w:val="0"/>
              <w:marBottom w:val="0"/>
              <w:divBdr>
                <w:top w:val="none" w:sz="0" w:space="0" w:color="auto"/>
                <w:left w:val="none" w:sz="0" w:space="0" w:color="auto"/>
                <w:bottom w:val="none" w:sz="0" w:space="0" w:color="auto"/>
                <w:right w:val="none" w:sz="0" w:space="0" w:color="auto"/>
              </w:divBdr>
            </w:div>
            <w:div w:id="1693729244">
              <w:marLeft w:val="0"/>
              <w:marRight w:val="0"/>
              <w:marTop w:val="0"/>
              <w:marBottom w:val="0"/>
              <w:divBdr>
                <w:top w:val="none" w:sz="0" w:space="0" w:color="auto"/>
                <w:left w:val="none" w:sz="0" w:space="0" w:color="auto"/>
                <w:bottom w:val="none" w:sz="0" w:space="0" w:color="auto"/>
                <w:right w:val="none" w:sz="0" w:space="0" w:color="auto"/>
              </w:divBdr>
            </w:div>
            <w:div w:id="818232922">
              <w:marLeft w:val="0"/>
              <w:marRight w:val="0"/>
              <w:marTop w:val="0"/>
              <w:marBottom w:val="0"/>
              <w:divBdr>
                <w:top w:val="none" w:sz="0" w:space="0" w:color="auto"/>
                <w:left w:val="none" w:sz="0" w:space="0" w:color="auto"/>
                <w:bottom w:val="none" w:sz="0" w:space="0" w:color="auto"/>
                <w:right w:val="none" w:sz="0" w:space="0" w:color="auto"/>
              </w:divBdr>
            </w:div>
            <w:div w:id="709575758">
              <w:marLeft w:val="0"/>
              <w:marRight w:val="0"/>
              <w:marTop w:val="0"/>
              <w:marBottom w:val="0"/>
              <w:divBdr>
                <w:top w:val="none" w:sz="0" w:space="0" w:color="auto"/>
                <w:left w:val="none" w:sz="0" w:space="0" w:color="auto"/>
                <w:bottom w:val="none" w:sz="0" w:space="0" w:color="auto"/>
                <w:right w:val="none" w:sz="0" w:space="0" w:color="auto"/>
              </w:divBdr>
            </w:div>
            <w:div w:id="279915901">
              <w:marLeft w:val="0"/>
              <w:marRight w:val="0"/>
              <w:marTop w:val="0"/>
              <w:marBottom w:val="0"/>
              <w:divBdr>
                <w:top w:val="none" w:sz="0" w:space="0" w:color="auto"/>
                <w:left w:val="none" w:sz="0" w:space="0" w:color="auto"/>
                <w:bottom w:val="none" w:sz="0" w:space="0" w:color="auto"/>
                <w:right w:val="none" w:sz="0" w:space="0" w:color="auto"/>
              </w:divBdr>
            </w:div>
            <w:div w:id="720177355">
              <w:marLeft w:val="0"/>
              <w:marRight w:val="0"/>
              <w:marTop w:val="0"/>
              <w:marBottom w:val="0"/>
              <w:divBdr>
                <w:top w:val="none" w:sz="0" w:space="0" w:color="auto"/>
                <w:left w:val="none" w:sz="0" w:space="0" w:color="auto"/>
                <w:bottom w:val="none" w:sz="0" w:space="0" w:color="auto"/>
                <w:right w:val="none" w:sz="0" w:space="0" w:color="auto"/>
              </w:divBdr>
            </w:div>
            <w:div w:id="1752502974">
              <w:marLeft w:val="0"/>
              <w:marRight w:val="0"/>
              <w:marTop w:val="0"/>
              <w:marBottom w:val="0"/>
              <w:divBdr>
                <w:top w:val="none" w:sz="0" w:space="0" w:color="auto"/>
                <w:left w:val="none" w:sz="0" w:space="0" w:color="auto"/>
                <w:bottom w:val="none" w:sz="0" w:space="0" w:color="auto"/>
                <w:right w:val="none" w:sz="0" w:space="0" w:color="auto"/>
              </w:divBdr>
            </w:div>
            <w:div w:id="514342269">
              <w:marLeft w:val="0"/>
              <w:marRight w:val="0"/>
              <w:marTop w:val="0"/>
              <w:marBottom w:val="0"/>
              <w:divBdr>
                <w:top w:val="none" w:sz="0" w:space="0" w:color="auto"/>
                <w:left w:val="none" w:sz="0" w:space="0" w:color="auto"/>
                <w:bottom w:val="none" w:sz="0" w:space="0" w:color="auto"/>
                <w:right w:val="none" w:sz="0" w:space="0" w:color="auto"/>
              </w:divBdr>
            </w:div>
            <w:div w:id="229966595">
              <w:marLeft w:val="0"/>
              <w:marRight w:val="0"/>
              <w:marTop w:val="0"/>
              <w:marBottom w:val="0"/>
              <w:divBdr>
                <w:top w:val="none" w:sz="0" w:space="0" w:color="auto"/>
                <w:left w:val="none" w:sz="0" w:space="0" w:color="auto"/>
                <w:bottom w:val="none" w:sz="0" w:space="0" w:color="auto"/>
                <w:right w:val="none" w:sz="0" w:space="0" w:color="auto"/>
              </w:divBdr>
            </w:div>
            <w:div w:id="364909874">
              <w:marLeft w:val="0"/>
              <w:marRight w:val="0"/>
              <w:marTop w:val="0"/>
              <w:marBottom w:val="0"/>
              <w:divBdr>
                <w:top w:val="none" w:sz="0" w:space="0" w:color="auto"/>
                <w:left w:val="none" w:sz="0" w:space="0" w:color="auto"/>
                <w:bottom w:val="none" w:sz="0" w:space="0" w:color="auto"/>
                <w:right w:val="none" w:sz="0" w:space="0" w:color="auto"/>
              </w:divBdr>
            </w:div>
            <w:div w:id="517738658">
              <w:marLeft w:val="0"/>
              <w:marRight w:val="0"/>
              <w:marTop w:val="0"/>
              <w:marBottom w:val="0"/>
              <w:divBdr>
                <w:top w:val="none" w:sz="0" w:space="0" w:color="auto"/>
                <w:left w:val="none" w:sz="0" w:space="0" w:color="auto"/>
                <w:bottom w:val="none" w:sz="0" w:space="0" w:color="auto"/>
                <w:right w:val="none" w:sz="0" w:space="0" w:color="auto"/>
              </w:divBdr>
            </w:div>
            <w:div w:id="318270696">
              <w:marLeft w:val="0"/>
              <w:marRight w:val="0"/>
              <w:marTop w:val="0"/>
              <w:marBottom w:val="0"/>
              <w:divBdr>
                <w:top w:val="none" w:sz="0" w:space="0" w:color="auto"/>
                <w:left w:val="none" w:sz="0" w:space="0" w:color="auto"/>
                <w:bottom w:val="none" w:sz="0" w:space="0" w:color="auto"/>
                <w:right w:val="none" w:sz="0" w:space="0" w:color="auto"/>
              </w:divBdr>
            </w:div>
            <w:div w:id="896626618">
              <w:marLeft w:val="0"/>
              <w:marRight w:val="0"/>
              <w:marTop w:val="0"/>
              <w:marBottom w:val="0"/>
              <w:divBdr>
                <w:top w:val="none" w:sz="0" w:space="0" w:color="auto"/>
                <w:left w:val="none" w:sz="0" w:space="0" w:color="auto"/>
                <w:bottom w:val="none" w:sz="0" w:space="0" w:color="auto"/>
                <w:right w:val="none" w:sz="0" w:space="0" w:color="auto"/>
              </w:divBdr>
            </w:div>
            <w:div w:id="1567764942">
              <w:marLeft w:val="0"/>
              <w:marRight w:val="0"/>
              <w:marTop w:val="0"/>
              <w:marBottom w:val="0"/>
              <w:divBdr>
                <w:top w:val="none" w:sz="0" w:space="0" w:color="auto"/>
                <w:left w:val="none" w:sz="0" w:space="0" w:color="auto"/>
                <w:bottom w:val="none" w:sz="0" w:space="0" w:color="auto"/>
                <w:right w:val="none" w:sz="0" w:space="0" w:color="auto"/>
              </w:divBdr>
            </w:div>
            <w:div w:id="1315796565">
              <w:marLeft w:val="0"/>
              <w:marRight w:val="0"/>
              <w:marTop w:val="0"/>
              <w:marBottom w:val="0"/>
              <w:divBdr>
                <w:top w:val="none" w:sz="0" w:space="0" w:color="auto"/>
                <w:left w:val="none" w:sz="0" w:space="0" w:color="auto"/>
                <w:bottom w:val="none" w:sz="0" w:space="0" w:color="auto"/>
                <w:right w:val="none" w:sz="0" w:space="0" w:color="auto"/>
              </w:divBdr>
            </w:div>
            <w:div w:id="1497770203">
              <w:marLeft w:val="0"/>
              <w:marRight w:val="0"/>
              <w:marTop w:val="0"/>
              <w:marBottom w:val="0"/>
              <w:divBdr>
                <w:top w:val="none" w:sz="0" w:space="0" w:color="auto"/>
                <w:left w:val="none" w:sz="0" w:space="0" w:color="auto"/>
                <w:bottom w:val="none" w:sz="0" w:space="0" w:color="auto"/>
                <w:right w:val="none" w:sz="0" w:space="0" w:color="auto"/>
              </w:divBdr>
            </w:div>
            <w:div w:id="1641643174">
              <w:marLeft w:val="0"/>
              <w:marRight w:val="0"/>
              <w:marTop w:val="0"/>
              <w:marBottom w:val="0"/>
              <w:divBdr>
                <w:top w:val="none" w:sz="0" w:space="0" w:color="auto"/>
                <w:left w:val="none" w:sz="0" w:space="0" w:color="auto"/>
                <w:bottom w:val="none" w:sz="0" w:space="0" w:color="auto"/>
                <w:right w:val="none" w:sz="0" w:space="0" w:color="auto"/>
              </w:divBdr>
            </w:div>
            <w:div w:id="293411578">
              <w:marLeft w:val="0"/>
              <w:marRight w:val="0"/>
              <w:marTop w:val="0"/>
              <w:marBottom w:val="0"/>
              <w:divBdr>
                <w:top w:val="none" w:sz="0" w:space="0" w:color="auto"/>
                <w:left w:val="none" w:sz="0" w:space="0" w:color="auto"/>
                <w:bottom w:val="none" w:sz="0" w:space="0" w:color="auto"/>
                <w:right w:val="none" w:sz="0" w:space="0" w:color="auto"/>
              </w:divBdr>
            </w:div>
            <w:div w:id="192351534">
              <w:marLeft w:val="0"/>
              <w:marRight w:val="0"/>
              <w:marTop w:val="0"/>
              <w:marBottom w:val="0"/>
              <w:divBdr>
                <w:top w:val="none" w:sz="0" w:space="0" w:color="auto"/>
                <w:left w:val="none" w:sz="0" w:space="0" w:color="auto"/>
                <w:bottom w:val="none" w:sz="0" w:space="0" w:color="auto"/>
                <w:right w:val="none" w:sz="0" w:space="0" w:color="auto"/>
              </w:divBdr>
            </w:div>
            <w:div w:id="6677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376">
      <w:bodyDiv w:val="1"/>
      <w:marLeft w:val="0"/>
      <w:marRight w:val="0"/>
      <w:marTop w:val="0"/>
      <w:marBottom w:val="0"/>
      <w:divBdr>
        <w:top w:val="none" w:sz="0" w:space="0" w:color="auto"/>
        <w:left w:val="none" w:sz="0" w:space="0" w:color="auto"/>
        <w:bottom w:val="none" w:sz="0" w:space="0" w:color="auto"/>
        <w:right w:val="none" w:sz="0" w:space="0" w:color="auto"/>
      </w:divBdr>
      <w:divsChild>
        <w:div w:id="15425507">
          <w:marLeft w:val="0"/>
          <w:marRight w:val="0"/>
          <w:marTop w:val="0"/>
          <w:marBottom w:val="0"/>
          <w:divBdr>
            <w:top w:val="none" w:sz="0" w:space="0" w:color="auto"/>
            <w:left w:val="none" w:sz="0" w:space="0" w:color="auto"/>
            <w:bottom w:val="none" w:sz="0" w:space="0" w:color="auto"/>
            <w:right w:val="none" w:sz="0" w:space="0" w:color="auto"/>
          </w:divBdr>
          <w:divsChild>
            <w:div w:id="5071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7432">
      <w:bodyDiv w:val="1"/>
      <w:marLeft w:val="0"/>
      <w:marRight w:val="0"/>
      <w:marTop w:val="0"/>
      <w:marBottom w:val="0"/>
      <w:divBdr>
        <w:top w:val="none" w:sz="0" w:space="0" w:color="auto"/>
        <w:left w:val="none" w:sz="0" w:space="0" w:color="auto"/>
        <w:bottom w:val="none" w:sz="0" w:space="0" w:color="auto"/>
        <w:right w:val="none" w:sz="0" w:space="0" w:color="auto"/>
      </w:divBdr>
      <w:divsChild>
        <w:div w:id="1151362760">
          <w:marLeft w:val="0"/>
          <w:marRight w:val="0"/>
          <w:marTop w:val="0"/>
          <w:marBottom w:val="0"/>
          <w:divBdr>
            <w:top w:val="none" w:sz="0" w:space="0" w:color="auto"/>
            <w:left w:val="none" w:sz="0" w:space="0" w:color="auto"/>
            <w:bottom w:val="none" w:sz="0" w:space="0" w:color="auto"/>
            <w:right w:val="none" w:sz="0" w:space="0" w:color="auto"/>
          </w:divBdr>
          <w:divsChild>
            <w:div w:id="1436972908">
              <w:marLeft w:val="0"/>
              <w:marRight w:val="0"/>
              <w:marTop w:val="0"/>
              <w:marBottom w:val="0"/>
              <w:divBdr>
                <w:top w:val="none" w:sz="0" w:space="0" w:color="auto"/>
                <w:left w:val="none" w:sz="0" w:space="0" w:color="auto"/>
                <w:bottom w:val="none" w:sz="0" w:space="0" w:color="auto"/>
                <w:right w:val="none" w:sz="0" w:space="0" w:color="auto"/>
              </w:divBdr>
            </w:div>
            <w:div w:id="608388303">
              <w:marLeft w:val="0"/>
              <w:marRight w:val="0"/>
              <w:marTop w:val="0"/>
              <w:marBottom w:val="0"/>
              <w:divBdr>
                <w:top w:val="none" w:sz="0" w:space="0" w:color="auto"/>
                <w:left w:val="none" w:sz="0" w:space="0" w:color="auto"/>
                <w:bottom w:val="none" w:sz="0" w:space="0" w:color="auto"/>
                <w:right w:val="none" w:sz="0" w:space="0" w:color="auto"/>
              </w:divBdr>
            </w:div>
            <w:div w:id="1466122556">
              <w:marLeft w:val="0"/>
              <w:marRight w:val="0"/>
              <w:marTop w:val="0"/>
              <w:marBottom w:val="0"/>
              <w:divBdr>
                <w:top w:val="none" w:sz="0" w:space="0" w:color="auto"/>
                <w:left w:val="none" w:sz="0" w:space="0" w:color="auto"/>
                <w:bottom w:val="none" w:sz="0" w:space="0" w:color="auto"/>
                <w:right w:val="none" w:sz="0" w:space="0" w:color="auto"/>
              </w:divBdr>
            </w:div>
            <w:div w:id="819269256">
              <w:marLeft w:val="0"/>
              <w:marRight w:val="0"/>
              <w:marTop w:val="0"/>
              <w:marBottom w:val="0"/>
              <w:divBdr>
                <w:top w:val="none" w:sz="0" w:space="0" w:color="auto"/>
                <w:left w:val="none" w:sz="0" w:space="0" w:color="auto"/>
                <w:bottom w:val="none" w:sz="0" w:space="0" w:color="auto"/>
                <w:right w:val="none" w:sz="0" w:space="0" w:color="auto"/>
              </w:divBdr>
            </w:div>
            <w:div w:id="362096249">
              <w:marLeft w:val="0"/>
              <w:marRight w:val="0"/>
              <w:marTop w:val="0"/>
              <w:marBottom w:val="0"/>
              <w:divBdr>
                <w:top w:val="none" w:sz="0" w:space="0" w:color="auto"/>
                <w:left w:val="none" w:sz="0" w:space="0" w:color="auto"/>
                <w:bottom w:val="none" w:sz="0" w:space="0" w:color="auto"/>
                <w:right w:val="none" w:sz="0" w:space="0" w:color="auto"/>
              </w:divBdr>
            </w:div>
            <w:div w:id="145171735">
              <w:marLeft w:val="0"/>
              <w:marRight w:val="0"/>
              <w:marTop w:val="0"/>
              <w:marBottom w:val="0"/>
              <w:divBdr>
                <w:top w:val="none" w:sz="0" w:space="0" w:color="auto"/>
                <w:left w:val="none" w:sz="0" w:space="0" w:color="auto"/>
                <w:bottom w:val="none" w:sz="0" w:space="0" w:color="auto"/>
                <w:right w:val="none" w:sz="0" w:space="0" w:color="auto"/>
              </w:divBdr>
            </w:div>
            <w:div w:id="2141028091">
              <w:marLeft w:val="0"/>
              <w:marRight w:val="0"/>
              <w:marTop w:val="0"/>
              <w:marBottom w:val="0"/>
              <w:divBdr>
                <w:top w:val="none" w:sz="0" w:space="0" w:color="auto"/>
                <w:left w:val="none" w:sz="0" w:space="0" w:color="auto"/>
                <w:bottom w:val="none" w:sz="0" w:space="0" w:color="auto"/>
                <w:right w:val="none" w:sz="0" w:space="0" w:color="auto"/>
              </w:divBdr>
            </w:div>
            <w:div w:id="163789359">
              <w:marLeft w:val="0"/>
              <w:marRight w:val="0"/>
              <w:marTop w:val="0"/>
              <w:marBottom w:val="0"/>
              <w:divBdr>
                <w:top w:val="none" w:sz="0" w:space="0" w:color="auto"/>
                <w:left w:val="none" w:sz="0" w:space="0" w:color="auto"/>
                <w:bottom w:val="none" w:sz="0" w:space="0" w:color="auto"/>
                <w:right w:val="none" w:sz="0" w:space="0" w:color="auto"/>
              </w:divBdr>
            </w:div>
            <w:div w:id="911427416">
              <w:marLeft w:val="0"/>
              <w:marRight w:val="0"/>
              <w:marTop w:val="0"/>
              <w:marBottom w:val="0"/>
              <w:divBdr>
                <w:top w:val="none" w:sz="0" w:space="0" w:color="auto"/>
                <w:left w:val="none" w:sz="0" w:space="0" w:color="auto"/>
                <w:bottom w:val="none" w:sz="0" w:space="0" w:color="auto"/>
                <w:right w:val="none" w:sz="0" w:space="0" w:color="auto"/>
              </w:divBdr>
            </w:div>
            <w:div w:id="572546794">
              <w:marLeft w:val="0"/>
              <w:marRight w:val="0"/>
              <w:marTop w:val="0"/>
              <w:marBottom w:val="0"/>
              <w:divBdr>
                <w:top w:val="none" w:sz="0" w:space="0" w:color="auto"/>
                <w:left w:val="none" w:sz="0" w:space="0" w:color="auto"/>
                <w:bottom w:val="none" w:sz="0" w:space="0" w:color="auto"/>
                <w:right w:val="none" w:sz="0" w:space="0" w:color="auto"/>
              </w:divBdr>
            </w:div>
            <w:div w:id="1709986216">
              <w:marLeft w:val="0"/>
              <w:marRight w:val="0"/>
              <w:marTop w:val="0"/>
              <w:marBottom w:val="0"/>
              <w:divBdr>
                <w:top w:val="none" w:sz="0" w:space="0" w:color="auto"/>
                <w:left w:val="none" w:sz="0" w:space="0" w:color="auto"/>
                <w:bottom w:val="none" w:sz="0" w:space="0" w:color="auto"/>
                <w:right w:val="none" w:sz="0" w:space="0" w:color="auto"/>
              </w:divBdr>
            </w:div>
            <w:div w:id="895556009">
              <w:marLeft w:val="0"/>
              <w:marRight w:val="0"/>
              <w:marTop w:val="0"/>
              <w:marBottom w:val="0"/>
              <w:divBdr>
                <w:top w:val="none" w:sz="0" w:space="0" w:color="auto"/>
                <w:left w:val="none" w:sz="0" w:space="0" w:color="auto"/>
                <w:bottom w:val="none" w:sz="0" w:space="0" w:color="auto"/>
                <w:right w:val="none" w:sz="0" w:space="0" w:color="auto"/>
              </w:divBdr>
            </w:div>
            <w:div w:id="2016032249">
              <w:marLeft w:val="0"/>
              <w:marRight w:val="0"/>
              <w:marTop w:val="0"/>
              <w:marBottom w:val="0"/>
              <w:divBdr>
                <w:top w:val="none" w:sz="0" w:space="0" w:color="auto"/>
                <w:left w:val="none" w:sz="0" w:space="0" w:color="auto"/>
                <w:bottom w:val="none" w:sz="0" w:space="0" w:color="auto"/>
                <w:right w:val="none" w:sz="0" w:space="0" w:color="auto"/>
              </w:divBdr>
            </w:div>
            <w:div w:id="848367450">
              <w:marLeft w:val="0"/>
              <w:marRight w:val="0"/>
              <w:marTop w:val="0"/>
              <w:marBottom w:val="0"/>
              <w:divBdr>
                <w:top w:val="none" w:sz="0" w:space="0" w:color="auto"/>
                <w:left w:val="none" w:sz="0" w:space="0" w:color="auto"/>
                <w:bottom w:val="none" w:sz="0" w:space="0" w:color="auto"/>
                <w:right w:val="none" w:sz="0" w:space="0" w:color="auto"/>
              </w:divBdr>
            </w:div>
            <w:div w:id="110246692">
              <w:marLeft w:val="0"/>
              <w:marRight w:val="0"/>
              <w:marTop w:val="0"/>
              <w:marBottom w:val="0"/>
              <w:divBdr>
                <w:top w:val="none" w:sz="0" w:space="0" w:color="auto"/>
                <w:left w:val="none" w:sz="0" w:space="0" w:color="auto"/>
                <w:bottom w:val="none" w:sz="0" w:space="0" w:color="auto"/>
                <w:right w:val="none" w:sz="0" w:space="0" w:color="auto"/>
              </w:divBdr>
            </w:div>
            <w:div w:id="1661468901">
              <w:marLeft w:val="0"/>
              <w:marRight w:val="0"/>
              <w:marTop w:val="0"/>
              <w:marBottom w:val="0"/>
              <w:divBdr>
                <w:top w:val="none" w:sz="0" w:space="0" w:color="auto"/>
                <w:left w:val="none" w:sz="0" w:space="0" w:color="auto"/>
                <w:bottom w:val="none" w:sz="0" w:space="0" w:color="auto"/>
                <w:right w:val="none" w:sz="0" w:space="0" w:color="auto"/>
              </w:divBdr>
            </w:div>
            <w:div w:id="1702512877">
              <w:marLeft w:val="0"/>
              <w:marRight w:val="0"/>
              <w:marTop w:val="0"/>
              <w:marBottom w:val="0"/>
              <w:divBdr>
                <w:top w:val="none" w:sz="0" w:space="0" w:color="auto"/>
                <w:left w:val="none" w:sz="0" w:space="0" w:color="auto"/>
                <w:bottom w:val="none" w:sz="0" w:space="0" w:color="auto"/>
                <w:right w:val="none" w:sz="0" w:space="0" w:color="auto"/>
              </w:divBdr>
            </w:div>
            <w:div w:id="1143620991">
              <w:marLeft w:val="0"/>
              <w:marRight w:val="0"/>
              <w:marTop w:val="0"/>
              <w:marBottom w:val="0"/>
              <w:divBdr>
                <w:top w:val="none" w:sz="0" w:space="0" w:color="auto"/>
                <w:left w:val="none" w:sz="0" w:space="0" w:color="auto"/>
                <w:bottom w:val="none" w:sz="0" w:space="0" w:color="auto"/>
                <w:right w:val="none" w:sz="0" w:space="0" w:color="auto"/>
              </w:divBdr>
            </w:div>
            <w:div w:id="1007632283">
              <w:marLeft w:val="0"/>
              <w:marRight w:val="0"/>
              <w:marTop w:val="0"/>
              <w:marBottom w:val="0"/>
              <w:divBdr>
                <w:top w:val="none" w:sz="0" w:space="0" w:color="auto"/>
                <w:left w:val="none" w:sz="0" w:space="0" w:color="auto"/>
                <w:bottom w:val="none" w:sz="0" w:space="0" w:color="auto"/>
                <w:right w:val="none" w:sz="0" w:space="0" w:color="auto"/>
              </w:divBdr>
            </w:div>
            <w:div w:id="1092122381">
              <w:marLeft w:val="0"/>
              <w:marRight w:val="0"/>
              <w:marTop w:val="0"/>
              <w:marBottom w:val="0"/>
              <w:divBdr>
                <w:top w:val="none" w:sz="0" w:space="0" w:color="auto"/>
                <w:left w:val="none" w:sz="0" w:space="0" w:color="auto"/>
                <w:bottom w:val="none" w:sz="0" w:space="0" w:color="auto"/>
                <w:right w:val="none" w:sz="0" w:space="0" w:color="auto"/>
              </w:divBdr>
            </w:div>
            <w:div w:id="1182284990">
              <w:marLeft w:val="0"/>
              <w:marRight w:val="0"/>
              <w:marTop w:val="0"/>
              <w:marBottom w:val="0"/>
              <w:divBdr>
                <w:top w:val="none" w:sz="0" w:space="0" w:color="auto"/>
                <w:left w:val="none" w:sz="0" w:space="0" w:color="auto"/>
                <w:bottom w:val="none" w:sz="0" w:space="0" w:color="auto"/>
                <w:right w:val="none" w:sz="0" w:space="0" w:color="auto"/>
              </w:divBdr>
            </w:div>
            <w:div w:id="1323392320">
              <w:marLeft w:val="0"/>
              <w:marRight w:val="0"/>
              <w:marTop w:val="0"/>
              <w:marBottom w:val="0"/>
              <w:divBdr>
                <w:top w:val="none" w:sz="0" w:space="0" w:color="auto"/>
                <w:left w:val="none" w:sz="0" w:space="0" w:color="auto"/>
                <w:bottom w:val="none" w:sz="0" w:space="0" w:color="auto"/>
                <w:right w:val="none" w:sz="0" w:space="0" w:color="auto"/>
              </w:divBdr>
            </w:div>
            <w:div w:id="377365003">
              <w:marLeft w:val="0"/>
              <w:marRight w:val="0"/>
              <w:marTop w:val="0"/>
              <w:marBottom w:val="0"/>
              <w:divBdr>
                <w:top w:val="none" w:sz="0" w:space="0" w:color="auto"/>
                <w:left w:val="none" w:sz="0" w:space="0" w:color="auto"/>
                <w:bottom w:val="none" w:sz="0" w:space="0" w:color="auto"/>
                <w:right w:val="none" w:sz="0" w:space="0" w:color="auto"/>
              </w:divBdr>
            </w:div>
            <w:div w:id="177045335">
              <w:marLeft w:val="0"/>
              <w:marRight w:val="0"/>
              <w:marTop w:val="0"/>
              <w:marBottom w:val="0"/>
              <w:divBdr>
                <w:top w:val="none" w:sz="0" w:space="0" w:color="auto"/>
                <w:left w:val="none" w:sz="0" w:space="0" w:color="auto"/>
                <w:bottom w:val="none" w:sz="0" w:space="0" w:color="auto"/>
                <w:right w:val="none" w:sz="0" w:space="0" w:color="auto"/>
              </w:divBdr>
            </w:div>
            <w:div w:id="1284771499">
              <w:marLeft w:val="0"/>
              <w:marRight w:val="0"/>
              <w:marTop w:val="0"/>
              <w:marBottom w:val="0"/>
              <w:divBdr>
                <w:top w:val="none" w:sz="0" w:space="0" w:color="auto"/>
                <w:left w:val="none" w:sz="0" w:space="0" w:color="auto"/>
                <w:bottom w:val="none" w:sz="0" w:space="0" w:color="auto"/>
                <w:right w:val="none" w:sz="0" w:space="0" w:color="auto"/>
              </w:divBdr>
            </w:div>
            <w:div w:id="1265773357">
              <w:marLeft w:val="0"/>
              <w:marRight w:val="0"/>
              <w:marTop w:val="0"/>
              <w:marBottom w:val="0"/>
              <w:divBdr>
                <w:top w:val="none" w:sz="0" w:space="0" w:color="auto"/>
                <w:left w:val="none" w:sz="0" w:space="0" w:color="auto"/>
                <w:bottom w:val="none" w:sz="0" w:space="0" w:color="auto"/>
                <w:right w:val="none" w:sz="0" w:space="0" w:color="auto"/>
              </w:divBdr>
            </w:div>
            <w:div w:id="1930188358">
              <w:marLeft w:val="0"/>
              <w:marRight w:val="0"/>
              <w:marTop w:val="0"/>
              <w:marBottom w:val="0"/>
              <w:divBdr>
                <w:top w:val="none" w:sz="0" w:space="0" w:color="auto"/>
                <w:left w:val="none" w:sz="0" w:space="0" w:color="auto"/>
                <w:bottom w:val="none" w:sz="0" w:space="0" w:color="auto"/>
                <w:right w:val="none" w:sz="0" w:space="0" w:color="auto"/>
              </w:divBdr>
            </w:div>
            <w:div w:id="1327316991">
              <w:marLeft w:val="0"/>
              <w:marRight w:val="0"/>
              <w:marTop w:val="0"/>
              <w:marBottom w:val="0"/>
              <w:divBdr>
                <w:top w:val="none" w:sz="0" w:space="0" w:color="auto"/>
                <w:left w:val="none" w:sz="0" w:space="0" w:color="auto"/>
                <w:bottom w:val="none" w:sz="0" w:space="0" w:color="auto"/>
                <w:right w:val="none" w:sz="0" w:space="0" w:color="auto"/>
              </w:divBdr>
            </w:div>
            <w:div w:id="688801202">
              <w:marLeft w:val="0"/>
              <w:marRight w:val="0"/>
              <w:marTop w:val="0"/>
              <w:marBottom w:val="0"/>
              <w:divBdr>
                <w:top w:val="none" w:sz="0" w:space="0" w:color="auto"/>
                <w:left w:val="none" w:sz="0" w:space="0" w:color="auto"/>
                <w:bottom w:val="none" w:sz="0" w:space="0" w:color="auto"/>
                <w:right w:val="none" w:sz="0" w:space="0" w:color="auto"/>
              </w:divBdr>
            </w:div>
            <w:div w:id="1727870500">
              <w:marLeft w:val="0"/>
              <w:marRight w:val="0"/>
              <w:marTop w:val="0"/>
              <w:marBottom w:val="0"/>
              <w:divBdr>
                <w:top w:val="none" w:sz="0" w:space="0" w:color="auto"/>
                <w:left w:val="none" w:sz="0" w:space="0" w:color="auto"/>
                <w:bottom w:val="none" w:sz="0" w:space="0" w:color="auto"/>
                <w:right w:val="none" w:sz="0" w:space="0" w:color="auto"/>
              </w:divBdr>
            </w:div>
            <w:div w:id="340206621">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597906461">
              <w:marLeft w:val="0"/>
              <w:marRight w:val="0"/>
              <w:marTop w:val="0"/>
              <w:marBottom w:val="0"/>
              <w:divBdr>
                <w:top w:val="none" w:sz="0" w:space="0" w:color="auto"/>
                <w:left w:val="none" w:sz="0" w:space="0" w:color="auto"/>
                <w:bottom w:val="none" w:sz="0" w:space="0" w:color="auto"/>
                <w:right w:val="none" w:sz="0" w:space="0" w:color="auto"/>
              </w:divBdr>
            </w:div>
            <w:div w:id="1832483550">
              <w:marLeft w:val="0"/>
              <w:marRight w:val="0"/>
              <w:marTop w:val="0"/>
              <w:marBottom w:val="0"/>
              <w:divBdr>
                <w:top w:val="none" w:sz="0" w:space="0" w:color="auto"/>
                <w:left w:val="none" w:sz="0" w:space="0" w:color="auto"/>
                <w:bottom w:val="none" w:sz="0" w:space="0" w:color="auto"/>
                <w:right w:val="none" w:sz="0" w:space="0" w:color="auto"/>
              </w:divBdr>
            </w:div>
            <w:div w:id="978025705">
              <w:marLeft w:val="0"/>
              <w:marRight w:val="0"/>
              <w:marTop w:val="0"/>
              <w:marBottom w:val="0"/>
              <w:divBdr>
                <w:top w:val="none" w:sz="0" w:space="0" w:color="auto"/>
                <w:left w:val="none" w:sz="0" w:space="0" w:color="auto"/>
                <w:bottom w:val="none" w:sz="0" w:space="0" w:color="auto"/>
                <w:right w:val="none" w:sz="0" w:space="0" w:color="auto"/>
              </w:divBdr>
            </w:div>
            <w:div w:id="673994544">
              <w:marLeft w:val="0"/>
              <w:marRight w:val="0"/>
              <w:marTop w:val="0"/>
              <w:marBottom w:val="0"/>
              <w:divBdr>
                <w:top w:val="none" w:sz="0" w:space="0" w:color="auto"/>
                <w:left w:val="none" w:sz="0" w:space="0" w:color="auto"/>
                <w:bottom w:val="none" w:sz="0" w:space="0" w:color="auto"/>
                <w:right w:val="none" w:sz="0" w:space="0" w:color="auto"/>
              </w:divBdr>
            </w:div>
            <w:div w:id="1797213539">
              <w:marLeft w:val="0"/>
              <w:marRight w:val="0"/>
              <w:marTop w:val="0"/>
              <w:marBottom w:val="0"/>
              <w:divBdr>
                <w:top w:val="none" w:sz="0" w:space="0" w:color="auto"/>
                <w:left w:val="none" w:sz="0" w:space="0" w:color="auto"/>
                <w:bottom w:val="none" w:sz="0" w:space="0" w:color="auto"/>
                <w:right w:val="none" w:sz="0" w:space="0" w:color="auto"/>
              </w:divBdr>
            </w:div>
            <w:div w:id="1771701401">
              <w:marLeft w:val="0"/>
              <w:marRight w:val="0"/>
              <w:marTop w:val="0"/>
              <w:marBottom w:val="0"/>
              <w:divBdr>
                <w:top w:val="none" w:sz="0" w:space="0" w:color="auto"/>
                <w:left w:val="none" w:sz="0" w:space="0" w:color="auto"/>
                <w:bottom w:val="none" w:sz="0" w:space="0" w:color="auto"/>
                <w:right w:val="none" w:sz="0" w:space="0" w:color="auto"/>
              </w:divBdr>
            </w:div>
            <w:div w:id="1853953892">
              <w:marLeft w:val="0"/>
              <w:marRight w:val="0"/>
              <w:marTop w:val="0"/>
              <w:marBottom w:val="0"/>
              <w:divBdr>
                <w:top w:val="none" w:sz="0" w:space="0" w:color="auto"/>
                <w:left w:val="none" w:sz="0" w:space="0" w:color="auto"/>
                <w:bottom w:val="none" w:sz="0" w:space="0" w:color="auto"/>
                <w:right w:val="none" w:sz="0" w:space="0" w:color="auto"/>
              </w:divBdr>
            </w:div>
            <w:div w:id="1476140743">
              <w:marLeft w:val="0"/>
              <w:marRight w:val="0"/>
              <w:marTop w:val="0"/>
              <w:marBottom w:val="0"/>
              <w:divBdr>
                <w:top w:val="none" w:sz="0" w:space="0" w:color="auto"/>
                <w:left w:val="none" w:sz="0" w:space="0" w:color="auto"/>
                <w:bottom w:val="none" w:sz="0" w:space="0" w:color="auto"/>
                <w:right w:val="none" w:sz="0" w:space="0" w:color="auto"/>
              </w:divBdr>
            </w:div>
            <w:div w:id="1392146408">
              <w:marLeft w:val="0"/>
              <w:marRight w:val="0"/>
              <w:marTop w:val="0"/>
              <w:marBottom w:val="0"/>
              <w:divBdr>
                <w:top w:val="none" w:sz="0" w:space="0" w:color="auto"/>
                <w:left w:val="none" w:sz="0" w:space="0" w:color="auto"/>
                <w:bottom w:val="none" w:sz="0" w:space="0" w:color="auto"/>
                <w:right w:val="none" w:sz="0" w:space="0" w:color="auto"/>
              </w:divBdr>
            </w:div>
            <w:div w:id="985620982">
              <w:marLeft w:val="0"/>
              <w:marRight w:val="0"/>
              <w:marTop w:val="0"/>
              <w:marBottom w:val="0"/>
              <w:divBdr>
                <w:top w:val="none" w:sz="0" w:space="0" w:color="auto"/>
                <w:left w:val="none" w:sz="0" w:space="0" w:color="auto"/>
                <w:bottom w:val="none" w:sz="0" w:space="0" w:color="auto"/>
                <w:right w:val="none" w:sz="0" w:space="0" w:color="auto"/>
              </w:divBdr>
            </w:div>
            <w:div w:id="1112169928">
              <w:marLeft w:val="0"/>
              <w:marRight w:val="0"/>
              <w:marTop w:val="0"/>
              <w:marBottom w:val="0"/>
              <w:divBdr>
                <w:top w:val="none" w:sz="0" w:space="0" w:color="auto"/>
                <w:left w:val="none" w:sz="0" w:space="0" w:color="auto"/>
                <w:bottom w:val="none" w:sz="0" w:space="0" w:color="auto"/>
                <w:right w:val="none" w:sz="0" w:space="0" w:color="auto"/>
              </w:divBdr>
            </w:div>
            <w:div w:id="1774544430">
              <w:marLeft w:val="0"/>
              <w:marRight w:val="0"/>
              <w:marTop w:val="0"/>
              <w:marBottom w:val="0"/>
              <w:divBdr>
                <w:top w:val="none" w:sz="0" w:space="0" w:color="auto"/>
                <w:left w:val="none" w:sz="0" w:space="0" w:color="auto"/>
                <w:bottom w:val="none" w:sz="0" w:space="0" w:color="auto"/>
                <w:right w:val="none" w:sz="0" w:space="0" w:color="auto"/>
              </w:divBdr>
            </w:div>
            <w:div w:id="420444023">
              <w:marLeft w:val="0"/>
              <w:marRight w:val="0"/>
              <w:marTop w:val="0"/>
              <w:marBottom w:val="0"/>
              <w:divBdr>
                <w:top w:val="none" w:sz="0" w:space="0" w:color="auto"/>
                <w:left w:val="none" w:sz="0" w:space="0" w:color="auto"/>
                <w:bottom w:val="none" w:sz="0" w:space="0" w:color="auto"/>
                <w:right w:val="none" w:sz="0" w:space="0" w:color="auto"/>
              </w:divBdr>
            </w:div>
            <w:div w:id="919868093">
              <w:marLeft w:val="0"/>
              <w:marRight w:val="0"/>
              <w:marTop w:val="0"/>
              <w:marBottom w:val="0"/>
              <w:divBdr>
                <w:top w:val="none" w:sz="0" w:space="0" w:color="auto"/>
                <w:left w:val="none" w:sz="0" w:space="0" w:color="auto"/>
                <w:bottom w:val="none" w:sz="0" w:space="0" w:color="auto"/>
                <w:right w:val="none" w:sz="0" w:space="0" w:color="auto"/>
              </w:divBdr>
            </w:div>
            <w:div w:id="2018456746">
              <w:marLeft w:val="0"/>
              <w:marRight w:val="0"/>
              <w:marTop w:val="0"/>
              <w:marBottom w:val="0"/>
              <w:divBdr>
                <w:top w:val="none" w:sz="0" w:space="0" w:color="auto"/>
                <w:left w:val="none" w:sz="0" w:space="0" w:color="auto"/>
                <w:bottom w:val="none" w:sz="0" w:space="0" w:color="auto"/>
                <w:right w:val="none" w:sz="0" w:space="0" w:color="auto"/>
              </w:divBdr>
            </w:div>
            <w:div w:id="1852914526">
              <w:marLeft w:val="0"/>
              <w:marRight w:val="0"/>
              <w:marTop w:val="0"/>
              <w:marBottom w:val="0"/>
              <w:divBdr>
                <w:top w:val="none" w:sz="0" w:space="0" w:color="auto"/>
                <w:left w:val="none" w:sz="0" w:space="0" w:color="auto"/>
                <w:bottom w:val="none" w:sz="0" w:space="0" w:color="auto"/>
                <w:right w:val="none" w:sz="0" w:space="0" w:color="auto"/>
              </w:divBdr>
            </w:div>
            <w:div w:id="210701841">
              <w:marLeft w:val="0"/>
              <w:marRight w:val="0"/>
              <w:marTop w:val="0"/>
              <w:marBottom w:val="0"/>
              <w:divBdr>
                <w:top w:val="none" w:sz="0" w:space="0" w:color="auto"/>
                <w:left w:val="none" w:sz="0" w:space="0" w:color="auto"/>
                <w:bottom w:val="none" w:sz="0" w:space="0" w:color="auto"/>
                <w:right w:val="none" w:sz="0" w:space="0" w:color="auto"/>
              </w:divBdr>
            </w:div>
            <w:div w:id="750277574">
              <w:marLeft w:val="0"/>
              <w:marRight w:val="0"/>
              <w:marTop w:val="0"/>
              <w:marBottom w:val="0"/>
              <w:divBdr>
                <w:top w:val="none" w:sz="0" w:space="0" w:color="auto"/>
                <w:left w:val="none" w:sz="0" w:space="0" w:color="auto"/>
                <w:bottom w:val="none" w:sz="0" w:space="0" w:color="auto"/>
                <w:right w:val="none" w:sz="0" w:space="0" w:color="auto"/>
              </w:divBdr>
            </w:div>
            <w:div w:id="1867594000">
              <w:marLeft w:val="0"/>
              <w:marRight w:val="0"/>
              <w:marTop w:val="0"/>
              <w:marBottom w:val="0"/>
              <w:divBdr>
                <w:top w:val="none" w:sz="0" w:space="0" w:color="auto"/>
                <w:left w:val="none" w:sz="0" w:space="0" w:color="auto"/>
                <w:bottom w:val="none" w:sz="0" w:space="0" w:color="auto"/>
                <w:right w:val="none" w:sz="0" w:space="0" w:color="auto"/>
              </w:divBdr>
            </w:div>
            <w:div w:id="608586473">
              <w:marLeft w:val="0"/>
              <w:marRight w:val="0"/>
              <w:marTop w:val="0"/>
              <w:marBottom w:val="0"/>
              <w:divBdr>
                <w:top w:val="none" w:sz="0" w:space="0" w:color="auto"/>
                <w:left w:val="none" w:sz="0" w:space="0" w:color="auto"/>
                <w:bottom w:val="none" w:sz="0" w:space="0" w:color="auto"/>
                <w:right w:val="none" w:sz="0" w:space="0" w:color="auto"/>
              </w:divBdr>
            </w:div>
            <w:div w:id="1675765268">
              <w:marLeft w:val="0"/>
              <w:marRight w:val="0"/>
              <w:marTop w:val="0"/>
              <w:marBottom w:val="0"/>
              <w:divBdr>
                <w:top w:val="none" w:sz="0" w:space="0" w:color="auto"/>
                <w:left w:val="none" w:sz="0" w:space="0" w:color="auto"/>
                <w:bottom w:val="none" w:sz="0" w:space="0" w:color="auto"/>
                <w:right w:val="none" w:sz="0" w:space="0" w:color="auto"/>
              </w:divBdr>
            </w:div>
            <w:div w:id="1755318196">
              <w:marLeft w:val="0"/>
              <w:marRight w:val="0"/>
              <w:marTop w:val="0"/>
              <w:marBottom w:val="0"/>
              <w:divBdr>
                <w:top w:val="none" w:sz="0" w:space="0" w:color="auto"/>
                <w:left w:val="none" w:sz="0" w:space="0" w:color="auto"/>
                <w:bottom w:val="none" w:sz="0" w:space="0" w:color="auto"/>
                <w:right w:val="none" w:sz="0" w:space="0" w:color="auto"/>
              </w:divBdr>
            </w:div>
            <w:div w:id="106583865">
              <w:marLeft w:val="0"/>
              <w:marRight w:val="0"/>
              <w:marTop w:val="0"/>
              <w:marBottom w:val="0"/>
              <w:divBdr>
                <w:top w:val="none" w:sz="0" w:space="0" w:color="auto"/>
                <w:left w:val="none" w:sz="0" w:space="0" w:color="auto"/>
                <w:bottom w:val="none" w:sz="0" w:space="0" w:color="auto"/>
                <w:right w:val="none" w:sz="0" w:space="0" w:color="auto"/>
              </w:divBdr>
            </w:div>
            <w:div w:id="1501189635">
              <w:marLeft w:val="0"/>
              <w:marRight w:val="0"/>
              <w:marTop w:val="0"/>
              <w:marBottom w:val="0"/>
              <w:divBdr>
                <w:top w:val="none" w:sz="0" w:space="0" w:color="auto"/>
                <w:left w:val="none" w:sz="0" w:space="0" w:color="auto"/>
                <w:bottom w:val="none" w:sz="0" w:space="0" w:color="auto"/>
                <w:right w:val="none" w:sz="0" w:space="0" w:color="auto"/>
              </w:divBdr>
            </w:div>
            <w:div w:id="1072049330">
              <w:marLeft w:val="0"/>
              <w:marRight w:val="0"/>
              <w:marTop w:val="0"/>
              <w:marBottom w:val="0"/>
              <w:divBdr>
                <w:top w:val="none" w:sz="0" w:space="0" w:color="auto"/>
                <w:left w:val="none" w:sz="0" w:space="0" w:color="auto"/>
                <w:bottom w:val="none" w:sz="0" w:space="0" w:color="auto"/>
                <w:right w:val="none" w:sz="0" w:space="0" w:color="auto"/>
              </w:divBdr>
            </w:div>
            <w:div w:id="913130328">
              <w:marLeft w:val="0"/>
              <w:marRight w:val="0"/>
              <w:marTop w:val="0"/>
              <w:marBottom w:val="0"/>
              <w:divBdr>
                <w:top w:val="none" w:sz="0" w:space="0" w:color="auto"/>
                <w:left w:val="none" w:sz="0" w:space="0" w:color="auto"/>
                <w:bottom w:val="none" w:sz="0" w:space="0" w:color="auto"/>
                <w:right w:val="none" w:sz="0" w:space="0" w:color="auto"/>
              </w:divBdr>
            </w:div>
            <w:div w:id="621032923">
              <w:marLeft w:val="0"/>
              <w:marRight w:val="0"/>
              <w:marTop w:val="0"/>
              <w:marBottom w:val="0"/>
              <w:divBdr>
                <w:top w:val="none" w:sz="0" w:space="0" w:color="auto"/>
                <w:left w:val="none" w:sz="0" w:space="0" w:color="auto"/>
                <w:bottom w:val="none" w:sz="0" w:space="0" w:color="auto"/>
                <w:right w:val="none" w:sz="0" w:space="0" w:color="auto"/>
              </w:divBdr>
            </w:div>
            <w:div w:id="629281835">
              <w:marLeft w:val="0"/>
              <w:marRight w:val="0"/>
              <w:marTop w:val="0"/>
              <w:marBottom w:val="0"/>
              <w:divBdr>
                <w:top w:val="none" w:sz="0" w:space="0" w:color="auto"/>
                <w:left w:val="none" w:sz="0" w:space="0" w:color="auto"/>
                <w:bottom w:val="none" w:sz="0" w:space="0" w:color="auto"/>
                <w:right w:val="none" w:sz="0" w:space="0" w:color="auto"/>
              </w:divBdr>
            </w:div>
            <w:div w:id="868957656">
              <w:marLeft w:val="0"/>
              <w:marRight w:val="0"/>
              <w:marTop w:val="0"/>
              <w:marBottom w:val="0"/>
              <w:divBdr>
                <w:top w:val="none" w:sz="0" w:space="0" w:color="auto"/>
                <w:left w:val="none" w:sz="0" w:space="0" w:color="auto"/>
                <w:bottom w:val="none" w:sz="0" w:space="0" w:color="auto"/>
                <w:right w:val="none" w:sz="0" w:space="0" w:color="auto"/>
              </w:divBdr>
            </w:div>
            <w:div w:id="569194949">
              <w:marLeft w:val="0"/>
              <w:marRight w:val="0"/>
              <w:marTop w:val="0"/>
              <w:marBottom w:val="0"/>
              <w:divBdr>
                <w:top w:val="none" w:sz="0" w:space="0" w:color="auto"/>
                <w:left w:val="none" w:sz="0" w:space="0" w:color="auto"/>
                <w:bottom w:val="none" w:sz="0" w:space="0" w:color="auto"/>
                <w:right w:val="none" w:sz="0" w:space="0" w:color="auto"/>
              </w:divBdr>
            </w:div>
            <w:div w:id="1199271352">
              <w:marLeft w:val="0"/>
              <w:marRight w:val="0"/>
              <w:marTop w:val="0"/>
              <w:marBottom w:val="0"/>
              <w:divBdr>
                <w:top w:val="none" w:sz="0" w:space="0" w:color="auto"/>
                <w:left w:val="none" w:sz="0" w:space="0" w:color="auto"/>
                <w:bottom w:val="none" w:sz="0" w:space="0" w:color="auto"/>
                <w:right w:val="none" w:sz="0" w:space="0" w:color="auto"/>
              </w:divBdr>
            </w:div>
            <w:div w:id="1585650334">
              <w:marLeft w:val="0"/>
              <w:marRight w:val="0"/>
              <w:marTop w:val="0"/>
              <w:marBottom w:val="0"/>
              <w:divBdr>
                <w:top w:val="none" w:sz="0" w:space="0" w:color="auto"/>
                <w:left w:val="none" w:sz="0" w:space="0" w:color="auto"/>
                <w:bottom w:val="none" w:sz="0" w:space="0" w:color="auto"/>
                <w:right w:val="none" w:sz="0" w:space="0" w:color="auto"/>
              </w:divBdr>
            </w:div>
            <w:div w:id="483201067">
              <w:marLeft w:val="0"/>
              <w:marRight w:val="0"/>
              <w:marTop w:val="0"/>
              <w:marBottom w:val="0"/>
              <w:divBdr>
                <w:top w:val="none" w:sz="0" w:space="0" w:color="auto"/>
                <w:left w:val="none" w:sz="0" w:space="0" w:color="auto"/>
                <w:bottom w:val="none" w:sz="0" w:space="0" w:color="auto"/>
                <w:right w:val="none" w:sz="0" w:space="0" w:color="auto"/>
              </w:divBdr>
            </w:div>
            <w:div w:id="1421831812">
              <w:marLeft w:val="0"/>
              <w:marRight w:val="0"/>
              <w:marTop w:val="0"/>
              <w:marBottom w:val="0"/>
              <w:divBdr>
                <w:top w:val="none" w:sz="0" w:space="0" w:color="auto"/>
                <w:left w:val="none" w:sz="0" w:space="0" w:color="auto"/>
                <w:bottom w:val="none" w:sz="0" w:space="0" w:color="auto"/>
                <w:right w:val="none" w:sz="0" w:space="0" w:color="auto"/>
              </w:divBdr>
            </w:div>
            <w:div w:id="1409108529">
              <w:marLeft w:val="0"/>
              <w:marRight w:val="0"/>
              <w:marTop w:val="0"/>
              <w:marBottom w:val="0"/>
              <w:divBdr>
                <w:top w:val="none" w:sz="0" w:space="0" w:color="auto"/>
                <w:left w:val="none" w:sz="0" w:space="0" w:color="auto"/>
                <w:bottom w:val="none" w:sz="0" w:space="0" w:color="auto"/>
                <w:right w:val="none" w:sz="0" w:space="0" w:color="auto"/>
              </w:divBdr>
            </w:div>
            <w:div w:id="1781562256">
              <w:marLeft w:val="0"/>
              <w:marRight w:val="0"/>
              <w:marTop w:val="0"/>
              <w:marBottom w:val="0"/>
              <w:divBdr>
                <w:top w:val="none" w:sz="0" w:space="0" w:color="auto"/>
                <w:left w:val="none" w:sz="0" w:space="0" w:color="auto"/>
                <w:bottom w:val="none" w:sz="0" w:space="0" w:color="auto"/>
                <w:right w:val="none" w:sz="0" w:space="0" w:color="auto"/>
              </w:divBdr>
            </w:div>
            <w:div w:id="2113013884">
              <w:marLeft w:val="0"/>
              <w:marRight w:val="0"/>
              <w:marTop w:val="0"/>
              <w:marBottom w:val="0"/>
              <w:divBdr>
                <w:top w:val="none" w:sz="0" w:space="0" w:color="auto"/>
                <w:left w:val="none" w:sz="0" w:space="0" w:color="auto"/>
                <w:bottom w:val="none" w:sz="0" w:space="0" w:color="auto"/>
                <w:right w:val="none" w:sz="0" w:space="0" w:color="auto"/>
              </w:divBdr>
            </w:div>
            <w:div w:id="26494686">
              <w:marLeft w:val="0"/>
              <w:marRight w:val="0"/>
              <w:marTop w:val="0"/>
              <w:marBottom w:val="0"/>
              <w:divBdr>
                <w:top w:val="none" w:sz="0" w:space="0" w:color="auto"/>
                <w:left w:val="none" w:sz="0" w:space="0" w:color="auto"/>
                <w:bottom w:val="none" w:sz="0" w:space="0" w:color="auto"/>
                <w:right w:val="none" w:sz="0" w:space="0" w:color="auto"/>
              </w:divBdr>
            </w:div>
            <w:div w:id="1618105220">
              <w:marLeft w:val="0"/>
              <w:marRight w:val="0"/>
              <w:marTop w:val="0"/>
              <w:marBottom w:val="0"/>
              <w:divBdr>
                <w:top w:val="none" w:sz="0" w:space="0" w:color="auto"/>
                <w:left w:val="none" w:sz="0" w:space="0" w:color="auto"/>
                <w:bottom w:val="none" w:sz="0" w:space="0" w:color="auto"/>
                <w:right w:val="none" w:sz="0" w:space="0" w:color="auto"/>
              </w:divBdr>
            </w:div>
            <w:div w:id="386298367">
              <w:marLeft w:val="0"/>
              <w:marRight w:val="0"/>
              <w:marTop w:val="0"/>
              <w:marBottom w:val="0"/>
              <w:divBdr>
                <w:top w:val="none" w:sz="0" w:space="0" w:color="auto"/>
                <w:left w:val="none" w:sz="0" w:space="0" w:color="auto"/>
                <w:bottom w:val="none" w:sz="0" w:space="0" w:color="auto"/>
                <w:right w:val="none" w:sz="0" w:space="0" w:color="auto"/>
              </w:divBdr>
            </w:div>
            <w:div w:id="2081630216">
              <w:marLeft w:val="0"/>
              <w:marRight w:val="0"/>
              <w:marTop w:val="0"/>
              <w:marBottom w:val="0"/>
              <w:divBdr>
                <w:top w:val="none" w:sz="0" w:space="0" w:color="auto"/>
                <w:left w:val="none" w:sz="0" w:space="0" w:color="auto"/>
                <w:bottom w:val="none" w:sz="0" w:space="0" w:color="auto"/>
                <w:right w:val="none" w:sz="0" w:space="0" w:color="auto"/>
              </w:divBdr>
            </w:div>
            <w:div w:id="1295714800">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21435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131">
      <w:bodyDiv w:val="1"/>
      <w:marLeft w:val="0"/>
      <w:marRight w:val="0"/>
      <w:marTop w:val="0"/>
      <w:marBottom w:val="0"/>
      <w:divBdr>
        <w:top w:val="none" w:sz="0" w:space="0" w:color="auto"/>
        <w:left w:val="none" w:sz="0" w:space="0" w:color="auto"/>
        <w:bottom w:val="none" w:sz="0" w:space="0" w:color="auto"/>
        <w:right w:val="none" w:sz="0" w:space="0" w:color="auto"/>
      </w:divBdr>
      <w:divsChild>
        <w:div w:id="808286267">
          <w:marLeft w:val="0"/>
          <w:marRight w:val="0"/>
          <w:marTop w:val="0"/>
          <w:marBottom w:val="0"/>
          <w:divBdr>
            <w:top w:val="none" w:sz="0" w:space="0" w:color="auto"/>
            <w:left w:val="none" w:sz="0" w:space="0" w:color="auto"/>
            <w:bottom w:val="none" w:sz="0" w:space="0" w:color="auto"/>
            <w:right w:val="none" w:sz="0" w:space="0" w:color="auto"/>
          </w:divBdr>
          <w:divsChild>
            <w:div w:id="813061885">
              <w:marLeft w:val="0"/>
              <w:marRight w:val="0"/>
              <w:marTop w:val="0"/>
              <w:marBottom w:val="0"/>
              <w:divBdr>
                <w:top w:val="none" w:sz="0" w:space="0" w:color="auto"/>
                <w:left w:val="none" w:sz="0" w:space="0" w:color="auto"/>
                <w:bottom w:val="none" w:sz="0" w:space="0" w:color="auto"/>
                <w:right w:val="none" w:sz="0" w:space="0" w:color="auto"/>
              </w:divBdr>
            </w:div>
            <w:div w:id="957024098">
              <w:marLeft w:val="0"/>
              <w:marRight w:val="0"/>
              <w:marTop w:val="0"/>
              <w:marBottom w:val="0"/>
              <w:divBdr>
                <w:top w:val="none" w:sz="0" w:space="0" w:color="auto"/>
                <w:left w:val="none" w:sz="0" w:space="0" w:color="auto"/>
                <w:bottom w:val="none" w:sz="0" w:space="0" w:color="auto"/>
                <w:right w:val="none" w:sz="0" w:space="0" w:color="auto"/>
              </w:divBdr>
            </w:div>
            <w:div w:id="1443383917">
              <w:marLeft w:val="0"/>
              <w:marRight w:val="0"/>
              <w:marTop w:val="0"/>
              <w:marBottom w:val="0"/>
              <w:divBdr>
                <w:top w:val="none" w:sz="0" w:space="0" w:color="auto"/>
                <w:left w:val="none" w:sz="0" w:space="0" w:color="auto"/>
                <w:bottom w:val="none" w:sz="0" w:space="0" w:color="auto"/>
                <w:right w:val="none" w:sz="0" w:space="0" w:color="auto"/>
              </w:divBdr>
            </w:div>
            <w:div w:id="1390303515">
              <w:marLeft w:val="0"/>
              <w:marRight w:val="0"/>
              <w:marTop w:val="0"/>
              <w:marBottom w:val="0"/>
              <w:divBdr>
                <w:top w:val="none" w:sz="0" w:space="0" w:color="auto"/>
                <w:left w:val="none" w:sz="0" w:space="0" w:color="auto"/>
                <w:bottom w:val="none" w:sz="0" w:space="0" w:color="auto"/>
                <w:right w:val="none" w:sz="0" w:space="0" w:color="auto"/>
              </w:divBdr>
            </w:div>
            <w:div w:id="58788444">
              <w:marLeft w:val="0"/>
              <w:marRight w:val="0"/>
              <w:marTop w:val="0"/>
              <w:marBottom w:val="0"/>
              <w:divBdr>
                <w:top w:val="none" w:sz="0" w:space="0" w:color="auto"/>
                <w:left w:val="none" w:sz="0" w:space="0" w:color="auto"/>
                <w:bottom w:val="none" w:sz="0" w:space="0" w:color="auto"/>
                <w:right w:val="none" w:sz="0" w:space="0" w:color="auto"/>
              </w:divBdr>
            </w:div>
            <w:div w:id="213374828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772827394">
              <w:marLeft w:val="0"/>
              <w:marRight w:val="0"/>
              <w:marTop w:val="0"/>
              <w:marBottom w:val="0"/>
              <w:divBdr>
                <w:top w:val="none" w:sz="0" w:space="0" w:color="auto"/>
                <w:left w:val="none" w:sz="0" w:space="0" w:color="auto"/>
                <w:bottom w:val="none" w:sz="0" w:space="0" w:color="auto"/>
                <w:right w:val="none" w:sz="0" w:space="0" w:color="auto"/>
              </w:divBdr>
            </w:div>
            <w:div w:id="134681452">
              <w:marLeft w:val="0"/>
              <w:marRight w:val="0"/>
              <w:marTop w:val="0"/>
              <w:marBottom w:val="0"/>
              <w:divBdr>
                <w:top w:val="none" w:sz="0" w:space="0" w:color="auto"/>
                <w:left w:val="none" w:sz="0" w:space="0" w:color="auto"/>
                <w:bottom w:val="none" w:sz="0" w:space="0" w:color="auto"/>
                <w:right w:val="none" w:sz="0" w:space="0" w:color="auto"/>
              </w:divBdr>
            </w:div>
            <w:div w:id="344795328">
              <w:marLeft w:val="0"/>
              <w:marRight w:val="0"/>
              <w:marTop w:val="0"/>
              <w:marBottom w:val="0"/>
              <w:divBdr>
                <w:top w:val="none" w:sz="0" w:space="0" w:color="auto"/>
                <w:left w:val="none" w:sz="0" w:space="0" w:color="auto"/>
                <w:bottom w:val="none" w:sz="0" w:space="0" w:color="auto"/>
                <w:right w:val="none" w:sz="0" w:space="0" w:color="auto"/>
              </w:divBdr>
            </w:div>
            <w:div w:id="1734620103">
              <w:marLeft w:val="0"/>
              <w:marRight w:val="0"/>
              <w:marTop w:val="0"/>
              <w:marBottom w:val="0"/>
              <w:divBdr>
                <w:top w:val="none" w:sz="0" w:space="0" w:color="auto"/>
                <w:left w:val="none" w:sz="0" w:space="0" w:color="auto"/>
                <w:bottom w:val="none" w:sz="0" w:space="0" w:color="auto"/>
                <w:right w:val="none" w:sz="0" w:space="0" w:color="auto"/>
              </w:divBdr>
            </w:div>
            <w:div w:id="1935556344">
              <w:marLeft w:val="0"/>
              <w:marRight w:val="0"/>
              <w:marTop w:val="0"/>
              <w:marBottom w:val="0"/>
              <w:divBdr>
                <w:top w:val="none" w:sz="0" w:space="0" w:color="auto"/>
                <w:left w:val="none" w:sz="0" w:space="0" w:color="auto"/>
                <w:bottom w:val="none" w:sz="0" w:space="0" w:color="auto"/>
                <w:right w:val="none" w:sz="0" w:space="0" w:color="auto"/>
              </w:divBdr>
            </w:div>
            <w:div w:id="1375039961">
              <w:marLeft w:val="0"/>
              <w:marRight w:val="0"/>
              <w:marTop w:val="0"/>
              <w:marBottom w:val="0"/>
              <w:divBdr>
                <w:top w:val="none" w:sz="0" w:space="0" w:color="auto"/>
                <w:left w:val="none" w:sz="0" w:space="0" w:color="auto"/>
                <w:bottom w:val="none" w:sz="0" w:space="0" w:color="auto"/>
                <w:right w:val="none" w:sz="0" w:space="0" w:color="auto"/>
              </w:divBdr>
            </w:div>
            <w:div w:id="876429698">
              <w:marLeft w:val="0"/>
              <w:marRight w:val="0"/>
              <w:marTop w:val="0"/>
              <w:marBottom w:val="0"/>
              <w:divBdr>
                <w:top w:val="none" w:sz="0" w:space="0" w:color="auto"/>
                <w:left w:val="none" w:sz="0" w:space="0" w:color="auto"/>
                <w:bottom w:val="none" w:sz="0" w:space="0" w:color="auto"/>
                <w:right w:val="none" w:sz="0" w:space="0" w:color="auto"/>
              </w:divBdr>
            </w:div>
            <w:div w:id="828641191">
              <w:marLeft w:val="0"/>
              <w:marRight w:val="0"/>
              <w:marTop w:val="0"/>
              <w:marBottom w:val="0"/>
              <w:divBdr>
                <w:top w:val="none" w:sz="0" w:space="0" w:color="auto"/>
                <w:left w:val="none" w:sz="0" w:space="0" w:color="auto"/>
                <w:bottom w:val="none" w:sz="0" w:space="0" w:color="auto"/>
                <w:right w:val="none" w:sz="0" w:space="0" w:color="auto"/>
              </w:divBdr>
            </w:div>
            <w:div w:id="1978101903">
              <w:marLeft w:val="0"/>
              <w:marRight w:val="0"/>
              <w:marTop w:val="0"/>
              <w:marBottom w:val="0"/>
              <w:divBdr>
                <w:top w:val="none" w:sz="0" w:space="0" w:color="auto"/>
                <w:left w:val="none" w:sz="0" w:space="0" w:color="auto"/>
                <w:bottom w:val="none" w:sz="0" w:space="0" w:color="auto"/>
                <w:right w:val="none" w:sz="0" w:space="0" w:color="auto"/>
              </w:divBdr>
            </w:div>
            <w:div w:id="1058480755">
              <w:marLeft w:val="0"/>
              <w:marRight w:val="0"/>
              <w:marTop w:val="0"/>
              <w:marBottom w:val="0"/>
              <w:divBdr>
                <w:top w:val="none" w:sz="0" w:space="0" w:color="auto"/>
                <w:left w:val="none" w:sz="0" w:space="0" w:color="auto"/>
                <w:bottom w:val="none" w:sz="0" w:space="0" w:color="auto"/>
                <w:right w:val="none" w:sz="0" w:space="0" w:color="auto"/>
              </w:divBdr>
            </w:div>
            <w:div w:id="680818555">
              <w:marLeft w:val="0"/>
              <w:marRight w:val="0"/>
              <w:marTop w:val="0"/>
              <w:marBottom w:val="0"/>
              <w:divBdr>
                <w:top w:val="none" w:sz="0" w:space="0" w:color="auto"/>
                <w:left w:val="none" w:sz="0" w:space="0" w:color="auto"/>
                <w:bottom w:val="none" w:sz="0" w:space="0" w:color="auto"/>
                <w:right w:val="none" w:sz="0" w:space="0" w:color="auto"/>
              </w:divBdr>
            </w:div>
            <w:div w:id="15073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116">
      <w:bodyDiv w:val="1"/>
      <w:marLeft w:val="0"/>
      <w:marRight w:val="0"/>
      <w:marTop w:val="0"/>
      <w:marBottom w:val="0"/>
      <w:divBdr>
        <w:top w:val="none" w:sz="0" w:space="0" w:color="auto"/>
        <w:left w:val="none" w:sz="0" w:space="0" w:color="auto"/>
        <w:bottom w:val="none" w:sz="0" w:space="0" w:color="auto"/>
        <w:right w:val="none" w:sz="0" w:space="0" w:color="auto"/>
      </w:divBdr>
      <w:divsChild>
        <w:div w:id="1361277691">
          <w:marLeft w:val="0"/>
          <w:marRight w:val="0"/>
          <w:marTop w:val="0"/>
          <w:marBottom w:val="0"/>
          <w:divBdr>
            <w:top w:val="none" w:sz="0" w:space="0" w:color="auto"/>
            <w:left w:val="none" w:sz="0" w:space="0" w:color="auto"/>
            <w:bottom w:val="none" w:sz="0" w:space="0" w:color="auto"/>
            <w:right w:val="none" w:sz="0" w:space="0" w:color="auto"/>
          </w:divBdr>
          <w:divsChild>
            <w:div w:id="318660672">
              <w:marLeft w:val="0"/>
              <w:marRight w:val="0"/>
              <w:marTop w:val="0"/>
              <w:marBottom w:val="0"/>
              <w:divBdr>
                <w:top w:val="none" w:sz="0" w:space="0" w:color="auto"/>
                <w:left w:val="none" w:sz="0" w:space="0" w:color="auto"/>
                <w:bottom w:val="none" w:sz="0" w:space="0" w:color="auto"/>
                <w:right w:val="none" w:sz="0" w:space="0" w:color="auto"/>
              </w:divBdr>
            </w:div>
            <w:div w:id="1982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434">
      <w:bodyDiv w:val="1"/>
      <w:marLeft w:val="0"/>
      <w:marRight w:val="0"/>
      <w:marTop w:val="0"/>
      <w:marBottom w:val="0"/>
      <w:divBdr>
        <w:top w:val="none" w:sz="0" w:space="0" w:color="auto"/>
        <w:left w:val="none" w:sz="0" w:space="0" w:color="auto"/>
        <w:bottom w:val="none" w:sz="0" w:space="0" w:color="auto"/>
        <w:right w:val="none" w:sz="0" w:space="0" w:color="auto"/>
      </w:divBdr>
      <w:divsChild>
        <w:div w:id="588656424">
          <w:marLeft w:val="0"/>
          <w:marRight w:val="0"/>
          <w:marTop w:val="0"/>
          <w:marBottom w:val="0"/>
          <w:divBdr>
            <w:top w:val="none" w:sz="0" w:space="0" w:color="auto"/>
            <w:left w:val="none" w:sz="0" w:space="0" w:color="auto"/>
            <w:bottom w:val="none" w:sz="0" w:space="0" w:color="auto"/>
            <w:right w:val="none" w:sz="0" w:space="0" w:color="auto"/>
          </w:divBdr>
          <w:divsChild>
            <w:div w:id="858008597">
              <w:marLeft w:val="0"/>
              <w:marRight w:val="0"/>
              <w:marTop w:val="0"/>
              <w:marBottom w:val="0"/>
              <w:divBdr>
                <w:top w:val="none" w:sz="0" w:space="0" w:color="auto"/>
                <w:left w:val="none" w:sz="0" w:space="0" w:color="auto"/>
                <w:bottom w:val="none" w:sz="0" w:space="0" w:color="auto"/>
                <w:right w:val="none" w:sz="0" w:space="0" w:color="auto"/>
              </w:divBdr>
            </w:div>
            <w:div w:id="1168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8420">
      <w:bodyDiv w:val="1"/>
      <w:marLeft w:val="0"/>
      <w:marRight w:val="0"/>
      <w:marTop w:val="0"/>
      <w:marBottom w:val="0"/>
      <w:divBdr>
        <w:top w:val="none" w:sz="0" w:space="0" w:color="auto"/>
        <w:left w:val="none" w:sz="0" w:space="0" w:color="auto"/>
        <w:bottom w:val="none" w:sz="0" w:space="0" w:color="auto"/>
        <w:right w:val="none" w:sz="0" w:space="0" w:color="auto"/>
      </w:divBdr>
      <w:divsChild>
        <w:div w:id="921915005">
          <w:marLeft w:val="0"/>
          <w:marRight w:val="0"/>
          <w:marTop w:val="0"/>
          <w:marBottom w:val="0"/>
          <w:divBdr>
            <w:top w:val="none" w:sz="0" w:space="0" w:color="auto"/>
            <w:left w:val="none" w:sz="0" w:space="0" w:color="auto"/>
            <w:bottom w:val="none" w:sz="0" w:space="0" w:color="auto"/>
            <w:right w:val="none" w:sz="0" w:space="0" w:color="auto"/>
          </w:divBdr>
          <w:divsChild>
            <w:div w:id="12341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3394">
      <w:bodyDiv w:val="1"/>
      <w:marLeft w:val="0"/>
      <w:marRight w:val="0"/>
      <w:marTop w:val="0"/>
      <w:marBottom w:val="0"/>
      <w:divBdr>
        <w:top w:val="none" w:sz="0" w:space="0" w:color="auto"/>
        <w:left w:val="none" w:sz="0" w:space="0" w:color="auto"/>
        <w:bottom w:val="none" w:sz="0" w:space="0" w:color="auto"/>
        <w:right w:val="none" w:sz="0" w:space="0" w:color="auto"/>
      </w:divBdr>
      <w:divsChild>
        <w:div w:id="942496996">
          <w:marLeft w:val="0"/>
          <w:marRight w:val="0"/>
          <w:marTop w:val="0"/>
          <w:marBottom w:val="0"/>
          <w:divBdr>
            <w:top w:val="none" w:sz="0" w:space="0" w:color="auto"/>
            <w:left w:val="none" w:sz="0" w:space="0" w:color="auto"/>
            <w:bottom w:val="none" w:sz="0" w:space="0" w:color="auto"/>
            <w:right w:val="none" w:sz="0" w:space="0" w:color="auto"/>
          </w:divBdr>
          <w:divsChild>
            <w:div w:id="20039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2387">
      <w:bodyDiv w:val="1"/>
      <w:marLeft w:val="0"/>
      <w:marRight w:val="0"/>
      <w:marTop w:val="0"/>
      <w:marBottom w:val="0"/>
      <w:divBdr>
        <w:top w:val="none" w:sz="0" w:space="0" w:color="auto"/>
        <w:left w:val="none" w:sz="0" w:space="0" w:color="auto"/>
        <w:bottom w:val="none" w:sz="0" w:space="0" w:color="auto"/>
        <w:right w:val="none" w:sz="0" w:space="0" w:color="auto"/>
      </w:divBdr>
      <w:divsChild>
        <w:div w:id="1672760674">
          <w:marLeft w:val="0"/>
          <w:marRight w:val="0"/>
          <w:marTop w:val="0"/>
          <w:marBottom w:val="0"/>
          <w:divBdr>
            <w:top w:val="none" w:sz="0" w:space="0" w:color="auto"/>
            <w:left w:val="none" w:sz="0" w:space="0" w:color="auto"/>
            <w:bottom w:val="none" w:sz="0" w:space="0" w:color="auto"/>
            <w:right w:val="none" w:sz="0" w:space="0" w:color="auto"/>
          </w:divBdr>
          <w:divsChild>
            <w:div w:id="16125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0989">
      <w:bodyDiv w:val="1"/>
      <w:marLeft w:val="0"/>
      <w:marRight w:val="0"/>
      <w:marTop w:val="0"/>
      <w:marBottom w:val="0"/>
      <w:divBdr>
        <w:top w:val="none" w:sz="0" w:space="0" w:color="auto"/>
        <w:left w:val="none" w:sz="0" w:space="0" w:color="auto"/>
        <w:bottom w:val="none" w:sz="0" w:space="0" w:color="auto"/>
        <w:right w:val="none" w:sz="0" w:space="0" w:color="auto"/>
      </w:divBdr>
      <w:divsChild>
        <w:div w:id="193226357">
          <w:marLeft w:val="0"/>
          <w:marRight w:val="0"/>
          <w:marTop w:val="0"/>
          <w:marBottom w:val="0"/>
          <w:divBdr>
            <w:top w:val="none" w:sz="0" w:space="0" w:color="auto"/>
            <w:left w:val="none" w:sz="0" w:space="0" w:color="auto"/>
            <w:bottom w:val="none" w:sz="0" w:space="0" w:color="auto"/>
            <w:right w:val="none" w:sz="0" w:space="0" w:color="auto"/>
          </w:divBdr>
          <w:divsChild>
            <w:div w:id="729156360">
              <w:marLeft w:val="0"/>
              <w:marRight w:val="0"/>
              <w:marTop w:val="0"/>
              <w:marBottom w:val="0"/>
              <w:divBdr>
                <w:top w:val="none" w:sz="0" w:space="0" w:color="auto"/>
                <w:left w:val="none" w:sz="0" w:space="0" w:color="auto"/>
                <w:bottom w:val="none" w:sz="0" w:space="0" w:color="auto"/>
                <w:right w:val="none" w:sz="0" w:space="0" w:color="auto"/>
              </w:divBdr>
            </w:div>
            <w:div w:id="1281033764">
              <w:marLeft w:val="0"/>
              <w:marRight w:val="0"/>
              <w:marTop w:val="0"/>
              <w:marBottom w:val="0"/>
              <w:divBdr>
                <w:top w:val="none" w:sz="0" w:space="0" w:color="auto"/>
                <w:left w:val="none" w:sz="0" w:space="0" w:color="auto"/>
                <w:bottom w:val="none" w:sz="0" w:space="0" w:color="auto"/>
                <w:right w:val="none" w:sz="0" w:space="0" w:color="auto"/>
              </w:divBdr>
            </w:div>
            <w:div w:id="249512310">
              <w:marLeft w:val="0"/>
              <w:marRight w:val="0"/>
              <w:marTop w:val="0"/>
              <w:marBottom w:val="0"/>
              <w:divBdr>
                <w:top w:val="none" w:sz="0" w:space="0" w:color="auto"/>
                <w:left w:val="none" w:sz="0" w:space="0" w:color="auto"/>
                <w:bottom w:val="none" w:sz="0" w:space="0" w:color="auto"/>
                <w:right w:val="none" w:sz="0" w:space="0" w:color="auto"/>
              </w:divBdr>
            </w:div>
            <w:div w:id="1626737487">
              <w:marLeft w:val="0"/>
              <w:marRight w:val="0"/>
              <w:marTop w:val="0"/>
              <w:marBottom w:val="0"/>
              <w:divBdr>
                <w:top w:val="none" w:sz="0" w:space="0" w:color="auto"/>
                <w:left w:val="none" w:sz="0" w:space="0" w:color="auto"/>
                <w:bottom w:val="none" w:sz="0" w:space="0" w:color="auto"/>
                <w:right w:val="none" w:sz="0" w:space="0" w:color="auto"/>
              </w:divBdr>
            </w:div>
            <w:div w:id="1708875581">
              <w:marLeft w:val="0"/>
              <w:marRight w:val="0"/>
              <w:marTop w:val="0"/>
              <w:marBottom w:val="0"/>
              <w:divBdr>
                <w:top w:val="none" w:sz="0" w:space="0" w:color="auto"/>
                <w:left w:val="none" w:sz="0" w:space="0" w:color="auto"/>
                <w:bottom w:val="none" w:sz="0" w:space="0" w:color="auto"/>
                <w:right w:val="none" w:sz="0" w:space="0" w:color="auto"/>
              </w:divBdr>
            </w:div>
            <w:div w:id="1407531368">
              <w:marLeft w:val="0"/>
              <w:marRight w:val="0"/>
              <w:marTop w:val="0"/>
              <w:marBottom w:val="0"/>
              <w:divBdr>
                <w:top w:val="none" w:sz="0" w:space="0" w:color="auto"/>
                <w:left w:val="none" w:sz="0" w:space="0" w:color="auto"/>
                <w:bottom w:val="none" w:sz="0" w:space="0" w:color="auto"/>
                <w:right w:val="none" w:sz="0" w:space="0" w:color="auto"/>
              </w:divBdr>
            </w:div>
            <w:div w:id="1750300104">
              <w:marLeft w:val="0"/>
              <w:marRight w:val="0"/>
              <w:marTop w:val="0"/>
              <w:marBottom w:val="0"/>
              <w:divBdr>
                <w:top w:val="none" w:sz="0" w:space="0" w:color="auto"/>
                <w:left w:val="none" w:sz="0" w:space="0" w:color="auto"/>
                <w:bottom w:val="none" w:sz="0" w:space="0" w:color="auto"/>
                <w:right w:val="none" w:sz="0" w:space="0" w:color="auto"/>
              </w:divBdr>
            </w:div>
            <w:div w:id="586885294">
              <w:marLeft w:val="0"/>
              <w:marRight w:val="0"/>
              <w:marTop w:val="0"/>
              <w:marBottom w:val="0"/>
              <w:divBdr>
                <w:top w:val="none" w:sz="0" w:space="0" w:color="auto"/>
                <w:left w:val="none" w:sz="0" w:space="0" w:color="auto"/>
                <w:bottom w:val="none" w:sz="0" w:space="0" w:color="auto"/>
                <w:right w:val="none" w:sz="0" w:space="0" w:color="auto"/>
              </w:divBdr>
            </w:div>
            <w:div w:id="953094734">
              <w:marLeft w:val="0"/>
              <w:marRight w:val="0"/>
              <w:marTop w:val="0"/>
              <w:marBottom w:val="0"/>
              <w:divBdr>
                <w:top w:val="none" w:sz="0" w:space="0" w:color="auto"/>
                <w:left w:val="none" w:sz="0" w:space="0" w:color="auto"/>
                <w:bottom w:val="none" w:sz="0" w:space="0" w:color="auto"/>
                <w:right w:val="none" w:sz="0" w:space="0" w:color="auto"/>
              </w:divBdr>
            </w:div>
            <w:div w:id="1089347132">
              <w:marLeft w:val="0"/>
              <w:marRight w:val="0"/>
              <w:marTop w:val="0"/>
              <w:marBottom w:val="0"/>
              <w:divBdr>
                <w:top w:val="none" w:sz="0" w:space="0" w:color="auto"/>
                <w:left w:val="none" w:sz="0" w:space="0" w:color="auto"/>
                <w:bottom w:val="none" w:sz="0" w:space="0" w:color="auto"/>
                <w:right w:val="none" w:sz="0" w:space="0" w:color="auto"/>
              </w:divBdr>
            </w:div>
            <w:div w:id="1911233938">
              <w:marLeft w:val="0"/>
              <w:marRight w:val="0"/>
              <w:marTop w:val="0"/>
              <w:marBottom w:val="0"/>
              <w:divBdr>
                <w:top w:val="none" w:sz="0" w:space="0" w:color="auto"/>
                <w:left w:val="none" w:sz="0" w:space="0" w:color="auto"/>
                <w:bottom w:val="none" w:sz="0" w:space="0" w:color="auto"/>
                <w:right w:val="none" w:sz="0" w:space="0" w:color="auto"/>
              </w:divBdr>
            </w:div>
            <w:div w:id="2063093767">
              <w:marLeft w:val="0"/>
              <w:marRight w:val="0"/>
              <w:marTop w:val="0"/>
              <w:marBottom w:val="0"/>
              <w:divBdr>
                <w:top w:val="none" w:sz="0" w:space="0" w:color="auto"/>
                <w:left w:val="none" w:sz="0" w:space="0" w:color="auto"/>
                <w:bottom w:val="none" w:sz="0" w:space="0" w:color="auto"/>
                <w:right w:val="none" w:sz="0" w:space="0" w:color="auto"/>
              </w:divBdr>
            </w:div>
            <w:div w:id="1323654879">
              <w:marLeft w:val="0"/>
              <w:marRight w:val="0"/>
              <w:marTop w:val="0"/>
              <w:marBottom w:val="0"/>
              <w:divBdr>
                <w:top w:val="none" w:sz="0" w:space="0" w:color="auto"/>
                <w:left w:val="none" w:sz="0" w:space="0" w:color="auto"/>
                <w:bottom w:val="none" w:sz="0" w:space="0" w:color="auto"/>
                <w:right w:val="none" w:sz="0" w:space="0" w:color="auto"/>
              </w:divBdr>
            </w:div>
            <w:div w:id="586576426">
              <w:marLeft w:val="0"/>
              <w:marRight w:val="0"/>
              <w:marTop w:val="0"/>
              <w:marBottom w:val="0"/>
              <w:divBdr>
                <w:top w:val="none" w:sz="0" w:space="0" w:color="auto"/>
                <w:left w:val="none" w:sz="0" w:space="0" w:color="auto"/>
                <w:bottom w:val="none" w:sz="0" w:space="0" w:color="auto"/>
                <w:right w:val="none" w:sz="0" w:space="0" w:color="auto"/>
              </w:divBdr>
            </w:div>
            <w:div w:id="1671442638">
              <w:marLeft w:val="0"/>
              <w:marRight w:val="0"/>
              <w:marTop w:val="0"/>
              <w:marBottom w:val="0"/>
              <w:divBdr>
                <w:top w:val="none" w:sz="0" w:space="0" w:color="auto"/>
                <w:left w:val="none" w:sz="0" w:space="0" w:color="auto"/>
                <w:bottom w:val="none" w:sz="0" w:space="0" w:color="auto"/>
                <w:right w:val="none" w:sz="0" w:space="0" w:color="auto"/>
              </w:divBdr>
            </w:div>
            <w:div w:id="1402170937">
              <w:marLeft w:val="0"/>
              <w:marRight w:val="0"/>
              <w:marTop w:val="0"/>
              <w:marBottom w:val="0"/>
              <w:divBdr>
                <w:top w:val="none" w:sz="0" w:space="0" w:color="auto"/>
                <w:left w:val="none" w:sz="0" w:space="0" w:color="auto"/>
                <w:bottom w:val="none" w:sz="0" w:space="0" w:color="auto"/>
                <w:right w:val="none" w:sz="0" w:space="0" w:color="auto"/>
              </w:divBdr>
            </w:div>
            <w:div w:id="767386589">
              <w:marLeft w:val="0"/>
              <w:marRight w:val="0"/>
              <w:marTop w:val="0"/>
              <w:marBottom w:val="0"/>
              <w:divBdr>
                <w:top w:val="none" w:sz="0" w:space="0" w:color="auto"/>
                <w:left w:val="none" w:sz="0" w:space="0" w:color="auto"/>
                <w:bottom w:val="none" w:sz="0" w:space="0" w:color="auto"/>
                <w:right w:val="none" w:sz="0" w:space="0" w:color="auto"/>
              </w:divBdr>
            </w:div>
            <w:div w:id="759301139">
              <w:marLeft w:val="0"/>
              <w:marRight w:val="0"/>
              <w:marTop w:val="0"/>
              <w:marBottom w:val="0"/>
              <w:divBdr>
                <w:top w:val="none" w:sz="0" w:space="0" w:color="auto"/>
                <w:left w:val="none" w:sz="0" w:space="0" w:color="auto"/>
                <w:bottom w:val="none" w:sz="0" w:space="0" w:color="auto"/>
                <w:right w:val="none" w:sz="0" w:space="0" w:color="auto"/>
              </w:divBdr>
            </w:div>
            <w:div w:id="1641374385">
              <w:marLeft w:val="0"/>
              <w:marRight w:val="0"/>
              <w:marTop w:val="0"/>
              <w:marBottom w:val="0"/>
              <w:divBdr>
                <w:top w:val="none" w:sz="0" w:space="0" w:color="auto"/>
                <w:left w:val="none" w:sz="0" w:space="0" w:color="auto"/>
                <w:bottom w:val="none" w:sz="0" w:space="0" w:color="auto"/>
                <w:right w:val="none" w:sz="0" w:space="0" w:color="auto"/>
              </w:divBdr>
            </w:div>
            <w:div w:id="1456485390">
              <w:marLeft w:val="0"/>
              <w:marRight w:val="0"/>
              <w:marTop w:val="0"/>
              <w:marBottom w:val="0"/>
              <w:divBdr>
                <w:top w:val="none" w:sz="0" w:space="0" w:color="auto"/>
                <w:left w:val="none" w:sz="0" w:space="0" w:color="auto"/>
                <w:bottom w:val="none" w:sz="0" w:space="0" w:color="auto"/>
                <w:right w:val="none" w:sz="0" w:space="0" w:color="auto"/>
              </w:divBdr>
            </w:div>
            <w:div w:id="634290022">
              <w:marLeft w:val="0"/>
              <w:marRight w:val="0"/>
              <w:marTop w:val="0"/>
              <w:marBottom w:val="0"/>
              <w:divBdr>
                <w:top w:val="none" w:sz="0" w:space="0" w:color="auto"/>
                <w:left w:val="none" w:sz="0" w:space="0" w:color="auto"/>
                <w:bottom w:val="none" w:sz="0" w:space="0" w:color="auto"/>
                <w:right w:val="none" w:sz="0" w:space="0" w:color="auto"/>
              </w:divBdr>
            </w:div>
            <w:div w:id="638801364">
              <w:marLeft w:val="0"/>
              <w:marRight w:val="0"/>
              <w:marTop w:val="0"/>
              <w:marBottom w:val="0"/>
              <w:divBdr>
                <w:top w:val="none" w:sz="0" w:space="0" w:color="auto"/>
                <w:left w:val="none" w:sz="0" w:space="0" w:color="auto"/>
                <w:bottom w:val="none" w:sz="0" w:space="0" w:color="auto"/>
                <w:right w:val="none" w:sz="0" w:space="0" w:color="auto"/>
              </w:divBdr>
            </w:div>
            <w:div w:id="1190266342">
              <w:marLeft w:val="0"/>
              <w:marRight w:val="0"/>
              <w:marTop w:val="0"/>
              <w:marBottom w:val="0"/>
              <w:divBdr>
                <w:top w:val="none" w:sz="0" w:space="0" w:color="auto"/>
                <w:left w:val="none" w:sz="0" w:space="0" w:color="auto"/>
                <w:bottom w:val="none" w:sz="0" w:space="0" w:color="auto"/>
                <w:right w:val="none" w:sz="0" w:space="0" w:color="auto"/>
              </w:divBdr>
            </w:div>
            <w:div w:id="1061976381">
              <w:marLeft w:val="0"/>
              <w:marRight w:val="0"/>
              <w:marTop w:val="0"/>
              <w:marBottom w:val="0"/>
              <w:divBdr>
                <w:top w:val="none" w:sz="0" w:space="0" w:color="auto"/>
                <w:left w:val="none" w:sz="0" w:space="0" w:color="auto"/>
                <w:bottom w:val="none" w:sz="0" w:space="0" w:color="auto"/>
                <w:right w:val="none" w:sz="0" w:space="0" w:color="auto"/>
              </w:divBdr>
            </w:div>
            <w:div w:id="910386792">
              <w:marLeft w:val="0"/>
              <w:marRight w:val="0"/>
              <w:marTop w:val="0"/>
              <w:marBottom w:val="0"/>
              <w:divBdr>
                <w:top w:val="none" w:sz="0" w:space="0" w:color="auto"/>
                <w:left w:val="none" w:sz="0" w:space="0" w:color="auto"/>
                <w:bottom w:val="none" w:sz="0" w:space="0" w:color="auto"/>
                <w:right w:val="none" w:sz="0" w:space="0" w:color="auto"/>
              </w:divBdr>
            </w:div>
            <w:div w:id="1064136949">
              <w:marLeft w:val="0"/>
              <w:marRight w:val="0"/>
              <w:marTop w:val="0"/>
              <w:marBottom w:val="0"/>
              <w:divBdr>
                <w:top w:val="none" w:sz="0" w:space="0" w:color="auto"/>
                <w:left w:val="none" w:sz="0" w:space="0" w:color="auto"/>
                <w:bottom w:val="none" w:sz="0" w:space="0" w:color="auto"/>
                <w:right w:val="none" w:sz="0" w:space="0" w:color="auto"/>
              </w:divBdr>
            </w:div>
            <w:div w:id="399980380">
              <w:marLeft w:val="0"/>
              <w:marRight w:val="0"/>
              <w:marTop w:val="0"/>
              <w:marBottom w:val="0"/>
              <w:divBdr>
                <w:top w:val="none" w:sz="0" w:space="0" w:color="auto"/>
                <w:left w:val="none" w:sz="0" w:space="0" w:color="auto"/>
                <w:bottom w:val="none" w:sz="0" w:space="0" w:color="auto"/>
                <w:right w:val="none" w:sz="0" w:space="0" w:color="auto"/>
              </w:divBdr>
            </w:div>
            <w:div w:id="1407339974">
              <w:marLeft w:val="0"/>
              <w:marRight w:val="0"/>
              <w:marTop w:val="0"/>
              <w:marBottom w:val="0"/>
              <w:divBdr>
                <w:top w:val="none" w:sz="0" w:space="0" w:color="auto"/>
                <w:left w:val="none" w:sz="0" w:space="0" w:color="auto"/>
                <w:bottom w:val="none" w:sz="0" w:space="0" w:color="auto"/>
                <w:right w:val="none" w:sz="0" w:space="0" w:color="auto"/>
              </w:divBdr>
            </w:div>
            <w:div w:id="889027208">
              <w:marLeft w:val="0"/>
              <w:marRight w:val="0"/>
              <w:marTop w:val="0"/>
              <w:marBottom w:val="0"/>
              <w:divBdr>
                <w:top w:val="none" w:sz="0" w:space="0" w:color="auto"/>
                <w:left w:val="none" w:sz="0" w:space="0" w:color="auto"/>
                <w:bottom w:val="none" w:sz="0" w:space="0" w:color="auto"/>
                <w:right w:val="none" w:sz="0" w:space="0" w:color="auto"/>
              </w:divBdr>
            </w:div>
            <w:div w:id="1733381782">
              <w:marLeft w:val="0"/>
              <w:marRight w:val="0"/>
              <w:marTop w:val="0"/>
              <w:marBottom w:val="0"/>
              <w:divBdr>
                <w:top w:val="none" w:sz="0" w:space="0" w:color="auto"/>
                <w:left w:val="none" w:sz="0" w:space="0" w:color="auto"/>
                <w:bottom w:val="none" w:sz="0" w:space="0" w:color="auto"/>
                <w:right w:val="none" w:sz="0" w:space="0" w:color="auto"/>
              </w:divBdr>
            </w:div>
            <w:div w:id="2019578504">
              <w:marLeft w:val="0"/>
              <w:marRight w:val="0"/>
              <w:marTop w:val="0"/>
              <w:marBottom w:val="0"/>
              <w:divBdr>
                <w:top w:val="none" w:sz="0" w:space="0" w:color="auto"/>
                <w:left w:val="none" w:sz="0" w:space="0" w:color="auto"/>
                <w:bottom w:val="none" w:sz="0" w:space="0" w:color="auto"/>
                <w:right w:val="none" w:sz="0" w:space="0" w:color="auto"/>
              </w:divBdr>
            </w:div>
            <w:div w:id="1257054606">
              <w:marLeft w:val="0"/>
              <w:marRight w:val="0"/>
              <w:marTop w:val="0"/>
              <w:marBottom w:val="0"/>
              <w:divBdr>
                <w:top w:val="none" w:sz="0" w:space="0" w:color="auto"/>
                <w:left w:val="none" w:sz="0" w:space="0" w:color="auto"/>
                <w:bottom w:val="none" w:sz="0" w:space="0" w:color="auto"/>
                <w:right w:val="none" w:sz="0" w:space="0" w:color="auto"/>
              </w:divBdr>
            </w:div>
            <w:div w:id="1196623149">
              <w:marLeft w:val="0"/>
              <w:marRight w:val="0"/>
              <w:marTop w:val="0"/>
              <w:marBottom w:val="0"/>
              <w:divBdr>
                <w:top w:val="none" w:sz="0" w:space="0" w:color="auto"/>
                <w:left w:val="none" w:sz="0" w:space="0" w:color="auto"/>
                <w:bottom w:val="none" w:sz="0" w:space="0" w:color="auto"/>
                <w:right w:val="none" w:sz="0" w:space="0" w:color="auto"/>
              </w:divBdr>
            </w:div>
            <w:div w:id="450318940">
              <w:marLeft w:val="0"/>
              <w:marRight w:val="0"/>
              <w:marTop w:val="0"/>
              <w:marBottom w:val="0"/>
              <w:divBdr>
                <w:top w:val="none" w:sz="0" w:space="0" w:color="auto"/>
                <w:left w:val="none" w:sz="0" w:space="0" w:color="auto"/>
                <w:bottom w:val="none" w:sz="0" w:space="0" w:color="auto"/>
                <w:right w:val="none" w:sz="0" w:space="0" w:color="auto"/>
              </w:divBdr>
            </w:div>
            <w:div w:id="720594261">
              <w:marLeft w:val="0"/>
              <w:marRight w:val="0"/>
              <w:marTop w:val="0"/>
              <w:marBottom w:val="0"/>
              <w:divBdr>
                <w:top w:val="none" w:sz="0" w:space="0" w:color="auto"/>
                <w:left w:val="none" w:sz="0" w:space="0" w:color="auto"/>
                <w:bottom w:val="none" w:sz="0" w:space="0" w:color="auto"/>
                <w:right w:val="none" w:sz="0" w:space="0" w:color="auto"/>
              </w:divBdr>
            </w:div>
            <w:div w:id="221064284">
              <w:marLeft w:val="0"/>
              <w:marRight w:val="0"/>
              <w:marTop w:val="0"/>
              <w:marBottom w:val="0"/>
              <w:divBdr>
                <w:top w:val="none" w:sz="0" w:space="0" w:color="auto"/>
                <w:left w:val="none" w:sz="0" w:space="0" w:color="auto"/>
                <w:bottom w:val="none" w:sz="0" w:space="0" w:color="auto"/>
                <w:right w:val="none" w:sz="0" w:space="0" w:color="auto"/>
              </w:divBdr>
            </w:div>
            <w:div w:id="1642922210">
              <w:marLeft w:val="0"/>
              <w:marRight w:val="0"/>
              <w:marTop w:val="0"/>
              <w:marBottom w:val="0"/>
              <w:divBdr>
                <w:top w:val="none" w:sz="0" w:space="0" w:color="auto"/>
                <w:left w:val="none" w:sz="0" w:space="0" w:color="auto"/>
                <w:bottom w:val="none" w:sz="0" w:space="0" w:color="auto"/>
                <w:right w:val="none" w:sz="0" w:space="0" w:color="auto"/>
              </w:divBdr>
            </w:div>
            <w:div w:id="1639920169">
              <w:marLeft w:val="0"/>
              <w:marRight w:val="0"/>
              <w:marTop w:val="0"/>
              <w:marBottom w:val="0"/>
              <w:divBdr>
                <w:top w:val="none" w:sz="0" w:space="0" w:color="auto"/>
                <w:left w:val="none" w:sz="0" w:space="0" w:color="auto"/>
                <w:bottom w:val="none" w:sz="0" w:space="0" w:color="auto"/>
                <w:right w:val="none" w:sz="0" w:space="0" w:color="auto"/>
              </w:divBdr>
            </w:div>
            <w:div w:id="2025083411">
              <w:marLeft w:val="0"/>
              <w:marRight w:val="0"/>
              <w:marTop w:val="0"/>
              <w:marBottom w:val="0"/>
              <w:divBdr>
                <w:top w:val="none" w:sz="0" w:space="0" w:color="auto"/>
                <w:left w:val="none" w:sz="0" w:space="0" w:color="auto"/>
                <w:bottom w:val="none" w:sz="0" w:space="0" w:color="auto"/>
                <w:right w:val="none" w:sz="0" w:space="0" w:color="auto"/>
              </w:divBdr>
            </w:div>
            <w:div w:id="1029338751">
              <w:marLeft w:val="0"/>
              <w:marRight w:val="0"/>
              <w:marTop w:val="0"/>
              <w:marBottom w:val="0"/>
              <w:divBdr>
                <w:top w:val="none" w:sz="0" w:space="0" w:color="auto"/>
                <w:left w:val="none" w:sz="0" w:space="0" w:color="auto"/>
                <w:bottom w:val="none" w:sz="0" w:space="0" w:color="auto"/>
                <w:right w:val="none" w:sz="0" w:space="0" w:color="auto"/>
              </w:divBdr>
            </w:div>
            <w:div w:id="340350616">
              <w:marLeft w:val="0"/>
              <w:marRight w:val="0"/>
              <w:marTop w:val="0"/>
              <w:marBottom w:val="0"/>
              <w:divBdr>
                <w:top w:val="none" w:sz="0" w:space="0" w:color="auto"/>
                <w:left w:val="none" w:sz="0" w:space="0" w:color="auto"/>
                <w:bottom w:val="none" w:sz="0" w:space="0" w:color="auto"/>
                <w:right w:val="none" w:sz="0" w:space="0" w:color="auto"/>
              </w:divBdr>
            </w:div>
            <w:div w:id="641811350">
              <w:marLeft w:val="0"/>
              <w:marRight w:val="0"/>
              <w:marTop w:val="0"/>
              <w:marBottom w:val="0"/>
              <w:divBdr>
                <w:top w:val="none" w:sz="0" w:space="0" w:color="auto"/>
                <w:left w:val="none" w:sz="0" w:space="0" w:color="auto"/>
                <w:bottom w:val="none" w:sz="0" w:space="0" w:color="auto"/>
                <w:right w:val="none" w:sz="0" w:space="0" w:color="auto"/>
              </w:divBdr>
            </w:div>
            <w:div w:id="2118207184">
              <w:marLeft w:val="0"/>
              <w:marRight w:val="0"/>
              <w:marTop w:val="0"/>
              <w:marBottom w:val="0"/>
              <w:divBdr>
                <w:top w:val="none" w:sz="0" w:space="0" w:color="auto"/>
                <w:left w:val="none" w:sz="0" w:space="0" w:color="auto"/>
                <w:bottom w:val="none" w:sz="0" w:space="0" w:color="auto"/>
                <w:right w:val="none" w:sz="0" w:space="0" w:color="auto"/>
              </w:divBdr>
            </w:div>
            <w:div w:id="1055659661">
              <w:marLeft w:val="0"/>
              <w:marRight w:val="0"/>
              <w:marTop w:val="0"/>
              <w:marBottom w:val="0"/>
              <w:divBdr>
                <w:top w:val="none" w:sz="0" w:space="0" w:color="auto"/>
                <w:left w:val="none" w:sz="0" w:space="0" w:color="auto"/>
                <w:bottom w:val="none" w:sz="0" w:space="0" w:color="auto"/>
                <w:right w:val="none" w:sz="0" w:space="0" w:color="auto"/>
              </w:divBdr>
            </w:div>
            <w:div w:id="586352851">
              <w:marLeft w:val="0"/>
              <w:marRight w:val="0"/>
              <w:marTop w:val="0"/>
              <w:marBottom w:val="0"/>
              <w:divBdr>
                <w:top w:val="none" w:sz="0" w:space="0" w:color="auto"/>
                <w:left w:val="none" w:sz="0" w:space="0" w:color="auto"/>
                <w:bottom w:val="none" w:sz="0" w:space="0" w:color="auto"/>
                <w:right w:val="none" w:sz="0" w:space="0" w:color="auto"/>
              </w:divBdr>
            </w:div>
            <w:div w:id="27419307">
              <w:marLeft w:val="0"/>
              <w:marRight w:val="0"/>
              <w:marTop w:val="0"/>
              <w:marBottom w:val="0"/>
              <w:divBdr>
                <w:top w:val="none" w:sz="0" w:space="0" w:color="auto"/>
                <w:left w:val="none" w:sz="0" w:space="0" w:color="auto"/>
                <w:bottom w:val="none" w:sz="0" w:space="0" w:color="auto"/>
                <w:right w:val="none" w:sz="0" w:space="0" w:color="auto"/>
              </w:divBdr>
            </w:div>
            <w:div w:id="1863469862">
              <w:marLeft w:val="0"/>
              <w:marRight w:val="0"/>
              <w:marTop w:val="0"/>
              <w:marBottom w:val="0"/>
              <w:divBdr>
                <w:top w:val="none" w:sz="0" w:space="0" w:color="auto"/>
                <w:left w:val="none" w:sz="0" w:space="0" w:color="auto"/>
                <w:bottom w:val="none" w:sz="0" w:space="0" w:color="auto"/>
                <w:right w:val="none" w:sz="0" w:space="0" w:color="auto"/>
              </w:divBdr>
            </w:div>
            <w:div w:id="452406319">
              <w:marLeft w:val="0"/>
              <w:marRight w:val="0"/>
              <w:marTop w:val="0"/>
              <w:marBottom w:val="0"/>
              <w:divBdr>
                <w:top w:val="none" w:sz="0" w:space="0" w:color="auto"/>
                <w:left w:val="none" w:sz="0" w:space="0" w:color="auto"/>
                <w:bottom w:val="none" w:sz="0" w:space="0" w:color="auto"/>
                <w:right w:val="none" w:sz="0" w:space="0" w:color="auto"/>
              </w:divBdr>
            </w:div>
            <w:div w:id="720596239">
              <w:marLeft w:val="0"/>
              <w:marRight w:val="0"/>
              <w:marTop w:val="0"/>
              <w:marBottom w:val="0"/>
              <w:divBdr>
                <w:top w:val="none" w:sz="0" w:space="0" w:color="auto"/>
                <w:left w:val="none" w:sz="0" w:space="0" w:color="auto"/>
                <w:bottom w:val="none" w:sz="0" w:space="0" w:color="auto"/>
                <w:right w:val="none" w:sz="0" w:space="0" w:color="auto"/>
              </w:divBdr>
            </w:div>
            <w:div w:id="203370281">
              <w:marLeft w:val="0"/>
              <w:marRight w:val="0"/>
              <w:marTop w:val="0"/>
              <w:marBottom w:val="0"/>
              <w:divBdr>
                <w:top w:val="none" w:sz="0" w:space="0" w:color="auto"/>
                <w:left w:val="none" w:sz="0" w:space="0" w:color="auto"/>
                <w:bottom w:val="none" w:sz="0" w:space="0" w:color="auto"/>
                <w:right w:val="none" w:sz="0" w:space="0" w:color="auto"/>
              </w:divBdr>
            </w:div>
            <w:div w:id="1595358233">
              <w:marLeft w:val="0"/>
              <w:marRight w:val="0"/>
              <w:marTop w:val="0"/>
              <w:marBottom w:val="0"/>
              <w:divBdr>
                <w:top w:val="none" w:sz="0" w:space="0" w:color="auto"/>
                <w:left w:val="none" w:sz="0" w:space="0" w:color="auto"/>
                <w:bottom w:val="none" w:sz="0" w:space="0" w:color="auto"/>
                <w:right w:val="none" w:sz="0" w:space="0" w:color="auto"/>
              </w:divBdr>
            </w:div>
            <w:div w:id="738018368">
              <w:marLeft w:val="0"/>
              <w:marRight w:val="0"/>
              <w:marTop w:val="0"/>
              <w:marBottom w:val="0"/>
              <w:divBdr>
                <w:top w:val="none" w:sz="0" w:space="0" w:color="auto"/>
                <w:left w:val="none" w:sz="0" w:space="0" w:color="auto"/>
                <w:bottom w:val="none" w:sz="0" w:space="0" w:color="auto"/>
                <w:right w:val="none" w:sz="0" w:space="0" w:color="auto"/>
              </w:divBdr>
            </w:div>
            <w:div w:id="1888836484">
              <w:marLeft w:val="0"/>
              <w:marRight w:val="0"/>
              <w:marTop w:val="0"/>
              <w:marBottom w:val="0"/>
              <w:divBdr>
                <w:top w:val="none" w:sz="0" w:space="0" w:color="auto"/>
                <w:left w:val="none" w:sz="0" w:space="0" w:color="auto"/>
                <w:bottom w:val="none" w:sz="0" w:space="0" w:color="auto"/>
                <w:right w:val="none" w:sz="0" w:space="0" w:color="auto"/>
              </w:divBdr>
            </w:div>
            <w:div w:id="2043632089">
              <w:marLeft w:val="0"/>
              <w:marRight w:val="0"/>
              <w:marTop w:val="0"/>
              <w:marBottom w:val="0"/>
              <w:divBdr>
                <w:top w:val="none" w:sz="0" w:space="0" w:color="auto"/>
                <w:left w:val="none" w:sz="0" w:space="0" w:color="auto"/>
                <w:bottom w:val="none" w:sz="0" w:space="0" w:color="auto"/>
                <w:right w:val="none" w:sz="0" w:space="0" w:color="auto"/>
              </w:divBdr>
            </w:div>
            <w:div w:id="1792283007">
              <w:marLeft w:val="0"/>
              <w:marRight w:val="0"/>
              <w:marTop w:val="0"/>
              <w:marBottom w:val="0"/>
              <w:divBdr>
                <w:top w:val="none" w:sz="0" w:space="0" w:color="auto"/>
                <w:left w:val="none" w:sz="0" w:space="0" w:color="auto"/>
                <w:bottom w:val="none" w:sz="0" w:space="0" w:color="auto"/>
                <w:right w:val="none" w:sz="0" w:space="0" w:color="auto"/>
              </w:divBdr>
            </w:div>
            <w:div w:id="1146361091">
              <w:marLeft w:val="0"/>
              <w:marRight w:val="0"/>
              <w:marTop w:val="0"/>
              <w:marBottom w:val="0"/>
              <w:divBdr>
                <w:top w:val="none" w:sz="0" w:space="0" w:color="auto"/>
                <w:left w:val="none" w:sz="0" w:space="0" w:color="auto"/>
                <w:bottom w:val="none" w:sz="0" w:space="0" w:color="auto"/>
                <w:right w:val="none" w:sz="0" w:space="0" w:color="auto"/>
              </w:divBdr>
            </w:div>
            <w:div w:id="533468698">
              <w:marLeft w:val="0"/>
              <w:marRight w:val="0"/>
              <w:marTop w:val="0"/>
              <w:marBottom w:val="0"/>
              <w:divBdr>
                <w:top w:val="none" w:sz="0" w:space="0" w:color="auto"/>
                <w:left w:val="none" w:sz="0" w:space="0" w:color="auto"/>
                <w:bottom w:val="none" w:sz="0" w:space="0" w:color="auto"/>
                <w:right w:val="none" w:sz="0" w:space="0" w:color="auto"/>
              </w:divBdr>
            </w:div>
            <w:div w:id="1713846885">
              <w:marLeft w:val="0"/>
              <w:marRight w:val="0"/>
              <w:marTop w:val="0"/>
              <w:marBottom w:val="0"/>
              <w:divBdr>
                <w:top w:val="none" w:sz="0" w:space="0" w:color="auto"/>
                <w:left w:val="none" w:sz="0" w:space="0" w:color="auto"/>
                <w:bottom w:val="none" w:sz="0" w:space="0" w:color="auto"/>
                <w:right w:val="none" w:sz="0" w:space="0" w:color="auto"/>
              </w:divBdr>
            </w:div>
            <w:div w:id="1301307313">
              <w:marLeft w:val="0"/>
              <w:marRight w:val="0"/>
              <w:marTop w:val="0"/>
              <w:marBottom w:val="0"/>
              <w:divBdr>
                <w:top w:val="none" w:sz="0" w:space="0" w:color="auto"/>
                <w:left w:val="none" w:sz="0" w:space="0" w:color="auto"/>
                <w:bottom w:val="none" w:sz="0" w:space="0" w:color="auto"/>
                <w:right w:val="none" w:sz="0" w:space="0" w:color="auto"/>
              </w:divBdr>
            </w:div>
            <w:div w:id="918096824">
              <w:marLeft w:val="0"/>
              <w:marRight w:val="0"/>
              <w:marTop w:val="0"/>
              <w:marBottom w:val="0"/>
              <w:divBdr>
                <w:top w:val="none" w:sz="0" w:space="0" w:color="auto"/>
                <w:left w:val="none" w:sz="0" w:space="0" w:color="auto"/>
                <w:bottom w:val="none" w:sz="0" w:space="0" w:color="auto"/>
                <w:right w:val="none" w:sz="0" w:space="0" w:color="auto"/>
              </w:divBdr>
            </w:div>
            <w:div w:id="181362279">
              <w:marLeft w:val="0"/>
              <w:marRight w:val="0"/>
              <w:marTop w:val="0"/>
              <w:marBottom w:val="0"/>
              <w:divBdr>
                <w:top w:val="none" w:sz="0" w:space="0" w:color="auto"/>
                <w:left w:val="none" w:sz="0" w:space="0" w:color="auto"/>
                <w:bottom w:val="none" w:sz="0" w:space="0" w:color="auto"/>
                <w:right w:val="none" w:sz="0" w:space="0" w:color="auto"/>
              </w:divBdr>
            </w:div>
            <w:div w:id="897739507">
              <w:marLeft w:val="0"/>
              <w:marRight w:val="0"/>
              <w:marTop w:val="0"/>
              <w:marBottom w:val="0"/>
              <w:divBdr>
                <w:top w:val="none" w:sz="0" w:space="0" w:color="auto"/>
                <w:left w:val="none" w:sz="0" w:space="0" w:color="auto"/>
                <w:bottom w:val="none" w:sz="0" w:space="0" w:color="auto"/>
                <w:right w:val="none" w:sz="0" w:space="0" w:color="auto"/>
              </w:divBdr>
            </w:div>
            <w:div w:id="569460230">
              <w:marLeft w:val="0"/>
              <w:marRight w:val="0"/>
              <w:marTop w:val="0"/>
              <w:marBottom w:val="0"/>
              <w:divBdr>
                <w:top w:val="none" w:sz="0" w:space="0" w:color="auto"/>
                <w:left w:val="none" w:sz="0" w:space="0" w:color="auto"/>
                <w:bottom w:val="none" w:sz="0" w:space="0" w:color="auto"/>
                <w:right w:val="none" w:sz="0" w:space="0" w:color="auto"/>
              </w:divBdr>
            </w:div>
            <w:div w:id="1813479390">
              <w:marLeft w:val="0"/>
              <w:marRight w:val="0"/>
              <w:marTop w:val="0"/>
              <w:marBottom w:val="0"/>
              <w:divBdr>
                <w:top w:val="none" w:sz="0" w:space="0" w:color="auto"/>
                <w:left w:val="none" w:sz="0" w:space="0" w:color="auto"/>
                <w:bottom w:val="none" w:sz="0" w:space="0" w:color="auto"/>
                <w:right w:val="none" w:sz="0" w:space="0" w:color="auto"/>
              </w:divBdr>
            </w:div>
            <w:div w:id="198325234">
              <w:marLeft w:val="0"/>
              <w:marRight w:val="0"/>
              <w:marTop w:val="0"/>
              <w:marBottom w:val="0"/>
              <w:divBdr>
                <w:top w:val="none" w:sz="0" w:space="0" w:color="auto"/>
                <w:left w:val="none" w:sz="0" w:space="0" w:color="auto"/>
                <w:bottom w:val="none" w:sz="0" w:space="0" w:color="auto"/>
                <w:right w:val="none" w:sz="0" w:space="0" w:color="auto"/>
              </w:divBdr>
            </w:div>
            <w:div w:id="1647665545">
              <w:marLeft w:val="0"/>
              <w:marRight w:val="0"/>
              <w:marTop w:val="0"/>
              <w:marBottom w:val="0"/>
              <w:divBdr>
                <w:top w:val="none" w:sz="0" w:space="0" w:color="auto"/>
                <w:left w:val="none" w:sz="0" w:space="0" w:color="auto"/>
                <w:bottom w:val="none" w:sz="0" w:space="0" w:color="auto"/>
                <w:right w:val="none" w:sz="0" w:space="0" w:color="auto"/>
              </w:divBdr>
            </w:div>
            <w:div w:id="1916746166">
              <w:marLeft w:val="0"/>
              <w:marRight w:val="0"/>
              <w:marTop w:val="0"/>
              <w:marBottom w:val="0"/>
              <w:divBdr>
                <w:top w:val="none" w:sz="0" w:space="0" w:color="auto"/>
                <w:left w:val="none" w:sz="0" w:space="0" w:color="auto"/>
                <w:bottom w:val="none" w:sz="0" w:space="0" w:color="auto"/>
                <w:right w:val="none" w:sz="0" w:space="0" w:color="auto"/>
              </w:divBdr>
            </w:div>
            <w:div w:id="319623413">
              <w:marLeft w:val="0"/>
              <w:marRight w:val="0"/>
              <w:marTop w:val="0"/>
              <w:marBottom w:val="0"/>
              <w:divBdr>
                <w:top w:val="none" w:sz="0" w:space="0" w:color="auto"/>
                <w:left w:val="none" w:sz="0" w:space="0" w:color="auto"/>
                <w:bottom w:val="none" w:sz="0" w:space="0" w:color="auto"/>
                <w:right w:val="none" w:sz="0" w:space="0" w:color="auto"/>
              </w:divBdr>
            </w:div>
            <w:div w:id="49572044">
              <w:marLeft w:val="0"/>
              <w:marRight w:val="0"/>
              <w:marTop w:val="0"/>
              <w:marBottom w:val="0"/>
              <w:divBdr>
                <w:top w:val="none" w:sz="0" w:space="0" w:color="auto"/>
                <w:left w:val="none" w:sz="0" w:space="0" w:color="auto"/>
                <w:bottom w:val="none" w:sz="0" w:space="0" w:color="auto"/>
                <w:right w:val="none" w:sz="0" w:space="0" w:color="auto"/>
              </w:divBdr>
            </w:div>
            <w:div w:id="2028554731">
              <w:marLeft w:val="0"/>
              <w:marRight w:val="0"/>
              <w:marTop w:val="0"/>
              <w:marBottom w:val="0"/>
              <w:divBdr>
                <w:top w:val="none" w:sz="0" w:space="0" w:color="auto"/>
                <w:left w:val="none" w:sz="0" w:space="0" w:color="auto"/>
                <w:bottom w:val="none" w:sz="0" w:space="0" w:color="auto"/>
                <w:right w:val="none" w:sz="0" w:space="0" w:color="auto"/>
              </w:divBdr>
            </w:div>
            <w:div w:id="1310672830">
              <w:marLeft w:val="0"/>
              <w:marRight w:val="0"/>
              <w:marTop w:val="0"/>
              <w:marBottom w:val="0"/>
              <w:divBdr>
                <w:top w:val="none" w:sz="0" w:space="0" w:color="auto"/>
                <w:left w:val="none" w:sz="0" w:space="0" w:color="auto"/>
                <w:bottom w:val="none" w:sz="0" w:space="0" w:color="auto"/>
                <w:right w:val="none" w:sz="0" w:space="0" w:color="auto"/>
              </w:divBdr>
            </w:div>
            <w:div w:id="1423792200">
              <w:marLeft w:val="0"/>
              <w:marRight w:val="0"/>
              <w:marTop w:val="0"/>
              <w:marBottom w:val="0"/>
              <w:divBdr>
                <w:top w:val="none" w:sz="0" w:space="0" w:color="auto"/>
                <w:left w:val="none" w:sz="0" w:space="0" w:color="auto"/>
                <w:bottom w:val="none" w:sz="0" w:space="0" w:color="auto"/>
                <w:right w:val="none" w:sz="0" w:space="0" w:color="auto"/>
              </w:divBdr>
            </w:div>
            <w:div w:id="1983464663">
              <w:marLeft w:val="0"/>
              <w:marRight w:val="0"/>
              <w:marTop w:val="0"/>
              <w:marBottom w:val="0"/>
              <w:divBdr>
                <w:top w:val="none" w:sz="0" w:space="0" w:color="auto"/>
                <w:left w:val="none" w:sz="0" w:space="0" w:color="auto"/>
                <w:bottom w:val="none" w:sz="0" w:space="0" w:color="auto"/>
                <w:right w:val="none" w:sz="0" w:space="0" w:color="auto"/>
              </w:divBdr>
            </w:div>
            <w:div w:id="2049180332">
              <w:marLeft w:val="0"/>
              <w:marRight w:val="0"/>
              <w:marTop w:val="0"/>
              <w:marBottom w:val="0"/>
              <w:divBdr>
                <w:top w:val="none" w:sz="0" w:space="0" w:color="auto"/>
                <w:left w:val="none" w:sz="0" w:space="0" w:color="auto"/>
                <w:bottom w:val="none" w:sz="0" w:space="0" w:color="auto"/>
                <w:right w:val="none" w:sz="0" w:space="0" w:color="auto"/>
              </w:divBdr>
            </w:div>
            <w:div w:id="105002673">
              <w:marLeft w:val="0"/>
              <w:marRight w:val="0"/>
              <w:marTop w:val="0"/>
              <w:marBottom w:val="0"/>
              <w:divBdr>
                <w:top w:val="none" w:sz="0" w:space="0" w:color="auto"/>
                <w:left w:val="none" w:sz="0" w:space="0" w:color="auto"/>
                <w:bottom w:val="none" w:sz="0" w:space="0" w:color="auto"/>
                <w:right w:val="none" w:sz="0" w:space="0" w:color="auto"/>
              </w:divBdr>
            </w:div>
            <w:div w:id="11751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585">
      <w:bodyDiv w:val="1"/>
      <w:marLeft w:val="0"/>
      <w:marRight w:val="0"/>
      <w:marTop w:val="0"/>
      <w:marBottom w:val="0"/>
      <w:divBdr>
        <w:top w:val="none" w:sz="0" w:space="0" w:color="auto"/>
        <w:left w:val="none" w:sz="0" w:space="0" w:color="auto"/>
        <w:bottom w:val="none" w:sz="0" w:space="0" w:color="auto"/>
        <w:right w:val="none" w:sz="0" w:space="0" w:color="auto"/>
      </w:divBdr>
      <w:divsChild>
        <w:div w:id="500587575">
          <w:marLeft w:val="0"/>
          <w:marRight w:val="0"/>
          <w:marTop w:val="0"/>
          <w:marBottom w:val="0"/>
          <w:divBdr>
            <w:top w:val="none" w:sz="0" w:space="0" w:color="auto"/>
            <w:left w:val="none" w:sz="0" w:space="0" w:color="auto"/>
            <w:bottom w:val="none" w:sz="0" w:space="0" w:color="auto"/>
            <w:right w:val="none" w:sz="0" w:space="0" w:color="auto"/>
          </w:divBdr>
          <w:divsChild>
            <w:div w:id="93019497">
              <w:marLeft w:val="0"/>
              <w:marRight w:val="0"/>
              <w:marTop w:val="0"/>
              <w:marBottom w:val="0"/>
              <w:divBdr>
                <w:top w:val="none" w:sz="0" w:space="0" w:color="auto"/>
                <w:left w:val="none" w:sz="0" w:space="0" w:color="auto"/>
                <w:bottom w:val="none" w:sz="0" w:space="0" w:color="auto"/>
                <w:right w:val="none" w:sz="0" w:space="0" w:color="auto"/>
              </w:divBdr>
            </w:div>
            <w:div w:id="432288177">
              <w:marLeft w:val="0"/>
              <w:marRight w:val="0"/>
              <w:marTop w:val="0"/>
              <w:marBottom w:val="0"/>
              <w:divBdr>
                <w:top w:val="none" w:sz="0" w:space="0" w:color="auto"/>
                <w:left w:val="none" w:sz="0" w:space="0" w:color="auto"/>
                <w:bottom w:val="none" w:sz="0" w:space="0" w:color="auto"/>
                <w:right w:val="none" w:sz="0" w:space="0" w:color="auto"/>
              </w:divBdr>
            </w:div>
            <w:div w:id="1562906160">
              <w:marLeft w:val="0"/>
              <w:marRight w:val="0"/>
              <w:marTop w:val="0"/>
              <w:marBottom w:val="0"/>
              <w:divBdr>
                <w:top w:val="none" w:sz="0" w:space="0" w:color="auto"/>
                <w:left w:val="none" w:sz="0" w:space="0" w:color="auto"/>
                <w:bottom w:val="none" w:sz="0" w:space="0" w:color="auto"/>
                <w:right w:val="none" w:sz="0" w:space="0" w:color="auto"/>
              </w:divBdr>
            </w:div>
            <w:div w:id="1480079162">
              <w:marLeft w:val="0"/>
              <w:marRight w:val="0"/>
              <w:marTop w:val="0"/>
              <w:marBottom w:val="0"/>
              <w:divBdr>
                <w:top w:val="none" w:sz="0" w:space="0" w:color="auto"/>
                <w:left w:val="none" w:sz="0" w:space="0" w:color="auto"/>
                <w:bottom w:val="none" w:sz="0" w:space="0" w:color="auto"/>
                <w:right w:val="none" w:sz="0" w:space="0" w:color="auto"/>
              </w:divBdr>
            </w:div>
            <w:div w:id="1439447014">
              <w:marLeft w:val="0"/>
              <w:marRight w:val="0"/>
              <w:marTop w:val="0"/>
              <w:marBottom w:val="0"/>
              <w:divBdr>
                <w:top w:val="none" w:sz="0" w:space="0" w:color="auto"/>
                <w:left w:val="none" w:sz="0" w:space="0" w:color="auto"/>
                <w:bottom w:val="none" w:sz="0" w:space="0" w:color="auto"/>
                <w:right w:val="none" w:sz="0" w:space="0" w:color="auto"/>
              </w:divBdr>
            </w:div>
            <w:div w:id="177163310">
              <w:marLeft w:val="0"/>
              <w:marRight w:val="0"/>
              <w:marTop w:val="0"/>
              <w:marBottom w:val="0"/>
              <w:divBdr>
                <w:top w:val="none" w:sz="0" w:space="0" w:color="auto"/>
                <w:left w:val="none" w:sz="0" w:space="0" w:color="auto"/>
                <w:bottom w:val="none" w:sz="0" w:space="0" w:color="auto"/>
                <w:right w:val="none" w:sz="0" w:space="0" w:color="auto"/>
              </w:divBdr>
            </w:div>
            <w:div w:id="399132523">
              <w:marLeft w:val="0"/>
              <w:marRight w:val="0"/>
              <w:marTop w:val="0"/>
              <w:marBottom w:val="0"/>
              <w:divBdr>
                <w:top w:val="none" w:sz="0" w:space="0" w:color="auto"/>
                <w:left w:val="none" w:sz="0" w:space="0" w:color="auto"/>
                <w:bottom w:val="none" w:sz="0" w:space="0" w:color="auto"/>
                <w:right w:val="none" w:sz="0" w:space="0" w:color="auto"/>
              </w:divBdr>
            </w:div>
            <w:div w:id="1642661032">
              <w:marLeft w:val="0"/>
              <w:marRight w:val="0"/>
              <w:marTop w:val="0"/>
              <w:marBottom w:val="0"/>
              <w:divBdr>
                <w:top w:val="none" w:sz="0" w:space="0" w:color="auto"/>
                <w:left w:val="none" w:sz="0" w:space="0" w:color="auto"/>
                <w:bottom w:val="none" w:sz="0" w:space="0" w:color="auto"/>
                <w:right w:val="none" w:sz="0" w:space="0" w:color="auto"/>
              </w:divBdr>
            </w:div>
            <w:div w:id="966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409">
      <w:bodyDiv w:val="1"/>
      <w:marLeft w:val="0"/>
      <w:marRight w:val="0"/>
      <w:marTop w:val="0"/>
      <w:marBottom w:val="0"/>
      <w:divBdr>
        <w:top w:val="none" w:sz="0" w:space="0" w:color="auto"/>
        <w:left w:val="none" w:sz="0" w:space="0" w:color="auto"/>
        <w:bottom w:val="none" w:sz="0" w:space="0" w:color="auto"/>
        <w:right w:val="none" w:sz="0" w:space="0" w:color="auto"/>
      </w:divBdr>
      <w:divsChild>
        <w:div w:id="73282899">
          <w:marLeft w:val="0"/>
          <w:marRight w:val="0"/>
          <w:marTop w:val="0"/>
          <w:marBottom w:val="0"/>
          <w:divBdr>
            <w:top w:val="none" w:sz="0" w:space="0" w:color="auto"/>
            <w:left w:val="none" w:sz="0" w:space="0" w:color="auto"/>
            <w:bottom w:val="none" w:sz="0" w:space="0" w:color="auto"/>
            <w:right w:val="none" w:sz="0" w:space="0" w:color="auto"/>
          </w:divBdr>
          <w:divsChild>
            <w:div w:id="1671254142">
              <w:marLeft w:val="0"/>
              <w:marRight w:val="0"/>
              <w:marTop w:val="0"/>
              <w:marBottom w:val="0"/>
              <w:divBdr>
                <w:top w:val="none" w:sz="0" w:space="0" w:color="auto"/>
                <w:left w:val="none" w:sz="0" w:space="0" w:color="auto"/>
                <w:bottom w:val="none" w:sz="0" w:space="0" w:color="auto"/>
                <w:right w:val="none" w:sz="0" w:space="0" w:color="auto"/>
              </w:divBdr>
            </w:div>
            <w:div w:id="584610893">
              <w:marLeft w:val="0"/>
              <w:marRight w:val="0"/>
              <w:marTop w:val="0"/>
              <w:marBottom w:val="0"/>
              <w:divBdr>
                <w:top w:val="none" w:sz="0" w:space="0" w:color="auto"/>
                <w:left w:val="none" w:sz="0" w:space="0" w:color="auto"/>
                <w:bottom w:val="none" w:sz="0" w:space="0" w:color="auto"/>
                <w:right w:val="none" w:sz="0" w:space="0" w:color="auto"/>
              </w:divBdr>
            </w:div>
            <w:div w:id="1274903216">
              <w:marLeft w:val="0"/>
              <w:marRight w:val="0"/>
              <w:marTop w:val="0"/>
              <w:marBottom w:val="0"/>
              <w:divBdr>
                <w:top w:val="none" w:sz="0" w:space="0" w:color="auto"/>
                <w:left w:val="none" w:sz="0" w:space="0" w:color="auto"/>
                <w:bottom w:val="none" w:sz="0" w:space="0" w:color="auto"/>
                <w:right w:val="none" w:sz="0" w:space="0" w:color="auto"/>
              </w:divBdr>
            </w:div>
            <w:div w:id="1449812403">
              <w:marLeft w:val="0"/>
              <w:marRight w:val="0"/>
              <w:marTop w:val="0"/>
              <w:marBottom w:val="0"/>
              <w:divBdr>
                <w:top w:val="none" w:sz="0" w:space="0" w:color="auto"/>
                <w:left w:val="none" w:sz="0" w:space="0" w:color="auto"/>
                <w:bottom w:val="none" w:sz="0" w:space="0" w:color="auto"/>
                <w:right w:val="none" w:sz="0" w:space="0" w:color="auto"/>
              </w:divBdr>
            </w:div>
            <w:div w:id="1170413192">
              <w:marLeft w:val="0"/>
              <w:marRight w:val="0"/>
              <w:marTop w:val="0"/>
              <w:marBottom w:val="0"/>
              <w:divBdr>
                <w:top w:val="none" w:sz="0" w:space="0" w:color="auto"/>
                <w:left w:val="none" w:sz="0" w:space="0" w:color="auto"/>
                <w:bottom w:val="none" w:sz="0" w:space="0" w:color="auto"/>
                <w:right w:val="none" w:sz="0" w:space="0" w:color="auto"/>
              </w:divBdr>
            </w:div>
            <w:div w:id="1559244262">
              <w:marLeft w:val="0"/>
              <w:marRight w:val="0"/>
              <w:marTop w:val="0"/>
              <w:marBottom w:val="0"/>
              <w:divBdr>
                <w:top w:val="none" w:sz="0" w:space="0" w:color="auto"/>
                <w:left w:val="none" w:sz="0" w:space="0" w:color="auto"/>
                <w:bottom w:val="none" w:sz="0" w:space="0" w:color="auto"/>
                <w:right w:val="none" w:sz="0" w:space="0" w:color="auto"/>
              </w:divBdr>
            </w:div>
            <w:div w:id="1605919218">
              <w:marLeft w:val="0"/>
              <w:marRight w:val="0"/>
              <w:marTop w:val="0"/>
              <w:marBottom w:val="0"/>
              <w:divBdr>
                <w:top w:val="none" w:sz="0" w:space="0" w:color="auto"/>
                <w:left w:val="none" w:sz="0" w:space="0" w:color="auto"/>
                <w:bottom w:val="none" w:sz="0" w:space="0" w:color="auto"/>
                <w:right w:val="none" w:sz="0" w:space="0" w:color="auto"/>
              </w:divBdr>
            </w:div>
            <w:div w:id="620261756">
              <w:marLeft w:val="0"/>
              <w:marRight w:val="0"/>
              <w:marTop w:val="0"/>
              <w:marBottom w:val="0"/>
              <w:divBdr>
                <w:top w:val="none" w:sz="0" w:space="0" w:color="auto"/>
                <w:left w:val="none" w:sz="0" w:space="0" w:color="auto"/>
                <w:bottom w:val="none" w:sz="0" w:space="0" w:color="auto"/>
                <w:right w:val="none" w:sz="0" w:space="0" w:color="auto"/>
              </w:divBdr>
            </w:div>
            <w:div w:id="1329754144">
              <w:marLeft w:val="0"/>
              <w:marRight w:val="0"/>
              <w:marTop w:val="0"/>
              <w:marBottom w:val="0"/>
              <w:divBdr>
                <w:top w:val="none" w:sz="0" w:space="0" w:color="auto"/>
                <w:left w:val="none" w:sz="0" w:space="0" w:color="auto"/>
                <w:bottom w:val="none" w:sz="0" w:space="0" w:color="auto"/>
                <w:right w:val="none" w:sz="0" w:space="0" w:color="auto"/>
              </w:divBdr>
            </w:div>
            <w:div w:id="890311256">
              <w:marLeft w:val="0"/>
              <w:marRight w:val="0"/>
              <w:marTop w:val="0"/>
              <w:marBottom w:val="0"/>
              <w:divBdr>
                <w:top w:val="none" w:sz="0" w:space="0" w:color="auto"/>
                <w:left w:val="none" w:sz="0" w:space="0" w:color="auto"/>
                <w:bottom w:val="none" w:sz="0" w:space="0" w:color="auto"/>
                <w:right w:val="none" w:sz="0" w:space="0" w:color="auto"/>
              </w:divBdr>
            </w:div>
            <w:div w:id="1490710153">
              <w:marLeft w:val="0"/>
              <w:marRight w:val="0"/>
              <w:marTop w:val="0"/>
              <w:marBottom w:val="0"/>
              <w:divBdr>
                <w:top w:val="none" w:sz="0" w:space="0" w:color="auto"/>
                <w:left w:val="none" w:sz="0" w:space="0" w:color="auto"/>
                <w:bottom w:val="none" w:sz="0" w:space="0" w:color="auto"/>
                <w:right w:val="none" w:sz="0" w:space="0" w:color="auto"/>
              </w:divBdr>
            </w:div>
            <w:div w:id="650595786">
              <w:marLeft w:val="0"/>
              <w:marRight w:val="0"/>
              <w:marTop w:val="0"/>
              <w:marBottom w:val="0"/>
              <w:divBdr>
                <w:top w:val="none" w:sz="0" w:space="0" w:color="auto"/>
                <w:left w:val="none" w:sz="0" w:space="0" w:color="auto"/>
                <w:bottom w:val="none" w:sz="0" w:space="0" w:color="auto"/>
                <w:right w:val="none" w:sz="0" w:space="0" w:color="auto"/>
              </w:divBdr>
            </w:div>
            <w:div w:id="1292398110">
              <w:marLeft w:val="0"/>
              <w:marRight w:val="0"/>
              <w:marTop w:val="0"/>
              <w:marBottom w:val="0"/>
              <w:divBdr>
                <w:top w:val="none" w:sz="0" w:space="0" w:color="auto"/>
                <w:left w:val="none" w:sz="0" w:space="0" w:color="auto"/>
                <w:bottom w:val="none" w:sz="0" w:space="0" w:color="auto"/>
                <w:right w:val="none" w:sz="0" w:space="0" w:color="auto"/>
              </w:divBdr>
            </w:div>
            <w:div w:id="5965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7169">
      <w:bodyDiv w:val="1"/>
      <w:marLeft w:val="0"/>
      <w:marRight w:val="0"/>
      <w:marTop w:val="0"/>
      <w:marBottom w:val="0"/>
      <w:divBdr>
        <w:top w:val="none" w:sz="0" w:space="0" w:color="auto"/>
        <w:left w:val="none" w:sz="0" w:space="0" w:color="auto"/>
        <w:bottom w:val="none" w:sz="0" w:space="0" w:color="auto"/>
        <w:right w:val="none" w:sz="0" w:space="0" w:color="auto"/>
      </w:divBdr>
      <w:divsChild>
        <w:div w:id="811943075">
          <w:marLeft w:val="0"/>
          <w:marRight w:val="0"/>
          <w:marTop w:val="0"/>
          <w:marBottom w:val="0"/>
          <w:divBdr>
            <w:top w:val="none" w:sz="0" w:space="0" w:color="auto"/>
            <w:left w:val="none" w:sz="0" w:space="0" w:color="auto"/>
            <w:bottom w:val="none" w:sz="0" w:space="0" w:color="auto"/>
            <w:right w:val="none" w:sz="0" w:space="0" w:color="auto"/>
          </w:divBdr>
          <w:divsChild>
            <w:div w:id="9745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206">
      <w:bodyDiv w:val="1"/>
      <w:marLeft w:val="0"/>
      <w:marRight w:val="0"/>
      <w:marTop w:val="0"/>
      <w:marBottom w:val="0"/>
      <w:divBdr>
        <w:top w:val="none" w:sz="0" w:space="0" w:color="auto"/>
        <w:left w:val="none" w:sz="0" w:space="0" w:color="auto"/>
        <w:bottom w:val="none" w:sz="0" w:space="0" w:color="auto"/>
        <w:right w:val="none" w:sz="0" w:space="0" w:color="auto"/>
      </w:divBdr>
      <w:divsChild>
        <w:div w:id="1918594050">
          <w:marLeft w:val="0"/>
          <w:marRight w:val="0"/>
          <w:marTop w:val="0"/>
          <w:marBottom w:val="0"/>
          <w:divBdr>
            <w:top w:val="none" w:sz="0" w:space="0" w:color="auto"/>
            <w:left w:val="none" w:sz="0" w:space="0" w:color="auto"/>
            <w:bottom w:val="none" w:sz="0" w:space="0" w:color="auto"/>
            <w:right w:val="none" w:sz="0" w:space="0" w:color="auto"/>
          </w:divBdr>
          <w:divsChild>
            <w:div w:id="114561181">
              <w:marLeft w:val="0"/>
              <w:marRight w:val="0"/>
              <w:marTop w:val="0"/>
              <w:marBottom w:val="0"/>
              <w:divBdr>
                <w:top w:val="none" w:sz="0" w:space="0" w:color="auto"/>
                <w:left w:val="none" w:sz="0" w:space="0" w:color="auto"/>
                <w:bottom w:val="none" w:sz="0" w:space="0" w:color="auto"/>
                <w:right w:val="none" w:sz="0" w:space="0" w:color="auto"/>
              </w:divBdr>
            </w:div>
            <w:div w:id="1790783915">
              <w:marLeft w:val="0"/>
              <w:marRight w:val="0"/>
              <w:marTop w:val="0"/>
              <w:marBottom w:val="0"/>
              <w:divBdr>
                <w:top w:val="none" w:sz="0" w:space="0" w:color="auto"/>
                <w:left w:val="none" w:sz="0" w:space="0" w:color="auto"/>
                <w:bottom w:val="none" w:sz="0" w:space="0" w:color="auto"/>
                <w:right w:val="none" w:sz="0" w:space="0" w:color="auto"/>
              </w:divBdr>
            </w:div>
            <w:div w:id="1958019733">
              <w:marLeft w:val="0"/>
              <w:marRight w:val="0"/>
              <w:marTop w:val="0"/>
              <w:marBottom w:val="0"/>
              <w:divBdr>
                <w:top w:val="none" w:sz="0" w:space="0" w:color="auto"/>
                <w:left w:val="none" w:sz="0" w:space="0" w:color="auto"/>
                <w:bottom w:val="none" w:sz="0" w:space="0" w:color="auto"/>
                <w:right w:val="none" w:sz="0" w:space="0" w:color="auto"/>
              </w:divBdr>
            </w:div>
            <w:div w:id="4578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6743">
      <w:bodyDiv w:val="1"/>
      <w:marLeft w:val="0"/>
      <w:marRight w:val="0"/>
      <w:marTop w:val="0"/>
      <w:marBottom w:val="0"/>
      <w:divBdr>
        <w:top w:val="none" w:sz="0" w:space="0" w:color="auto"/>
        <w:left w:val="none" w:sz="0" w:space="0" w:color="auto"/>
        <w:bottom w:val="none" w:sz="0" w:space="0" w:color="auto"/>
        <w:right w:val="none" w:sz="0" w:space="0" w:color="auto"/>
      </w:divBdr>
      <w:divsChild>
        <w:div w:id="1466436627">
          <w:marLeft w:val="0"/>
          <w:marRight w:val="0"/>
          <w:marTop w:val="0"/>
          <w:marBottom w:val="0"/>
          <w:divBdr>
            <w:top w:val="none" w:sz="0" w:space="0" w:color="auto"/>
            <w:left w:val="none" w:sz="0" w:space="0" w:color="auto"/>
            <w:bottom w:val="none" w:sz="0" w:space="0" w:color="auto"/>
            <w:right w:val="none" w:sz="0" w:space="0" w:color="auto"/>
          </w:divBdr>
          <w:divsChild>
            <w:div w:id="189803059">
              <w:marLeft w:val="0"/>
              <w:marRight w:val="0"/>
              <w:marTop w:val="0"/>
              <w:marBottom w:val="0"/>
              <w:divBdr>
                <w:top w:val="none" w:sz="0" w:space="0" w:color="auto"/>
                <w:left w:val="none" w:sz="0" w:space="0" w:color="auto"/>
                <w:bottom w:val="none" w:sz="0" w:space="0" w:color="auto"/>
                <w:right w:val="none" w:sz="0" w:space="0" w:color="auto"/>
              </w:divBdr>
            </w:div>
            <w:div w:id="1742752135">
              <w:marLeft w:val="0"/>
              <w:marRight w:val="0"/>
              <w:marTop w:val="0"/>
              <w:marBottom w:val="0"/>
              <w:divBdr>
                <w:top w:val="none" w:sz="0" w:space="0" w:color="auto"/>
                <w:left w:val="none" w:sz="0" w:space="0" w:color="auto"/>
                <w:bottom w:val="none" w:sz="0" w:space="0" w:color="auto"/>
                <w:right w:val="none" w:sz="0" w:space="0" w:color="auto"/>
              </w:divBdr>
            </w:div>
            <w:div w:id="1388602800">
              <w:marLeft w:val="0"/>
              <w:marRight w:val="0"/>
              <w:marTop w:val="0"/>
              <w:marBottom w:val="0"/>
              <w:divBdr>
                <w:top w:val="none" w:sz="0" w:space="0" w:color="auto"/>
                <w:left w:val="none" w:sz="0" w:space="0" w:color="auto"/>
                <w:bottom w:val="none" w:sz="0" w:space="0" w:color="auto"/>
                <w:right w:val="none" w:sz="0" w:space="0" w:color="auto"/>
              </w:divBdr>
            </w:div>
            <w:div w:id="773790627">
              <w:marLeft w:val="0"/>
              <w:marRight w:val="0"/>
              <w:marTop w:val="0"/>
              <w:marBottom w:val="0"/>
              <w:divBdr>
                <w:top w:val="none" w:sz="0" w:space="0" w:color="auto"/>
                <w:left w:val="none" w:sz="0" w:space="0" w:color="auto"/>
                <w:bottom w:val="none" w:sz="0" w:space="0" w:color="auto"/>
                <w:right w:val="none" w:sz="0" w:space="0" w:color="auto"/>
              </w:divBdr>
            </w:div>
            <w:div w:id="1087726258">
              <w:marLeft w:val="0"/>
              <w:marRight w:val="0"/>
              <w:marTop w:val="0"/>
              <w:marBottom w:val="0"/>
              <w:divBdr>
                <w:top w:val="none" w:sz="0" w:space="0" w:color="auto"/>
                <w:left w:val="none" w:sz="0" w:space="0" w:color="auto"/>
                <w:bottom w:val="none" w:sz="0" w:space="0" w:color="auto"/>
                <w:right w:val="none" w:sz="0" w:space="0" w:color="auto"/>
              </w:divBdr>
            </w:div>
            <w:div w:id="1869219831">
              <w:marLeft w:val="0"/>
              <w:marRight w:val="0"/>
              <w:marTop w:val="0"/>
              <w:marBottom w:val="0"/>
              <w:divBdr>
                <w:top w:val="none" w:sz="0" w:space="0" w:color="auto"/>
                <w:left w:val="none" w:sz="0" w:space="0" w:color="auto"/>
                <w:bottom w:val="none" w:sz="0" w:space="0" w:color="auto"/>
                <w:right w:val="none" w:sz="0" w:space="0" w:color="auto"/>
              </w:divBdr>
            </w:div>
            <w:div w:id="333844444">
              <w:marLeft w:val="0"/>
              <w:marRight w:val="0"/>
              <w:marTop w:val="0"/>
              <w:marBottom w:val="0"/>
              <w:divBdr>
                <w:top w:val="none" w:sz="0" w:space="0" w:color="auto"/>
                <w:left w:val="none" w:sz="0" w:space="0" w:color="auto"/>
                <w:bottom w:val="none" w:sz="0" w:space="0" w:color="auto"/>
                <w:right w:val="none" w:sz="0" w:space="0" w:color="auto"/>
              </w:divBdr>
            </w:div>
            <w:div w:id="2014263852">
              <w:marLeft w:val="0"/>
              <w:marRight w:val="0"/>
              <w:marTop w:val="0"/>
              <w:marBottom w:val="0"/>
              <w:divBdr>
                <w:top w:val="none" w:sz="0" w:space="0" w:color="auto"/>
                <w:left w:val="none" w:sz="0" w:space="0" w:color="auto"/>
                <w:bottom w:val="none" w:sz="0" w:space="0" w:color="auto"/>
                <w:right w:val="none" w:sz="0" w:space="0" w:color="auto"/>
              </w:divBdr>
            </w:div>
            <w:div w:id="1244146031">
              <w:marLeft w:val="0"/>
              <w:marRight w:val="0"/>
              <w:marTop w:val="0"/>
              <w:marBottom w:val="0"/>
              <w:divBdr>
                <w:top w:val="none" w:sz="0" w:space="0" w:color="auto"/>
                <w:left w:val="none" w:sz="0" w:space="0" w:color="auto"/>
                <w:bottom w:val="none" w:sz="0" w:space="0" w:color="auto"/>
                <w:right w:val="none" w:sz="0" w:space="0" w:color="auto"/>
              </w:divBdr>
            </w:div>
            <w:div w:id="750540803">
              <w:marLeft w:val="0"/>
              <w:marRight w:val="0"/>
              <w:marTop w:val="0"/>
              <w:marBottom w:val="0"/>
              <w:divBdr>
                <w:top w:val="none" w:sz="0" w:space="0" w:color="auto"/>
                <w:left w:val="none" w:sz="0" w:space="0" w:color="auto"/>
                <w:bottom w:val="none" w:sz="0" w:space="0" w:color="auto"/>
                <w:right w:val="none" w:sz="0" w:space="0" w:color="auto"/>
              </w:divBdr>
            </w:div>
            <w:div w:id="484978614">
              <w:marLeft w:val="0"/>
              <w:marRight w:val="0"/>
              <w:marTop w:val="0"/>
              <w:marBottom w:val="0"/>
              <w:divBdr>
                <w:top w:val="none" w:sz="0" w:space="0" w:color="auto"/>
                <w:left w:val="none" w:sz="0" w:space="0" w:color="auto"/>
                <w:bottom w:val="none" w:sz="0" w:space="0" w:color="auto"/>
                <w:right w:val="none" w:sz="0" w:space="0" w:color="auto"/>
              </w:divBdr>
            </w:div>
            <w:div w:id="1868788810">
              <w:marLeft w:val="0"/>
              <w:marRight w:val="0"/>
              <w:marTop w:val="0"/>
              <w:marBottom w:val="0"/>
              <w:divBdr>
                <w:top w:val="none" w:sz="0" w:space="0" w:color="auto"/>
                <w:left w:val="none" w:sz="0" w:space="0" w:color="auto"/>
                <w:bottom w:val="none" w:sz="0" w:space="0" w:color="auto"/>
                <w:right w:val="none" w:sz="0" w:space="0" w:color="auto"/>
              </w:divBdr>
            </w:div>
            <w:div w:id="1962421233">
              <w:marLeft w:val="0"/>
              <w:marRight w:val="0"/>
              <w:marTop w:val="0"/>
              <w:marBottom w:val="0"/>
              <w:divBdr>
                <w:top w:val="none" w:sz="0" w:space="0" w:color="auto"/>
                <w:left w:val="none" w:sz="0" w:space="0" w:color="auto"/>
                <w:bottom w:val="none" w:sz="0" w:space="0" w:color="auto"/>
                <w:right w:val="none" w:sz="0" w:space="0" w:color="auto"/>
              </w:divBdr>
            </w:div>
            <w:div w:id="1518035123">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350421633">
              <w:marLeft w:val="0"/>
              <w:marRight w:val="0"/>
              <w:marTop w:val="0"/>
              <w:marBottom w:val="0"/>
              <w:divBdr>
                <w:top w:val="none" w:sz="0" w:space="0" w:color="auto"/>
                <w:left w:val="none" w:sz="0" w:space="0" w:color="auto"/>
                <w:bottom w:val="none" w:sz="0" w:space="0" w:color="auto"/>
                <w:right w:val="none" w:sz="0" w:space="0" w:color="auto"/>
              </w:divBdr>
            </w:div>
            <w:div w:id="471675960">
              <w:marLeft w:val="0"/>
              <w:marRight w:val="0"/>
              <w:marTop w:val="0"/>
              <w:marBottom w:val="0"/>
              <w:divBdr>
                <w:top w:val="none" w:sz="0" w:space="0" w:color="auto"/>
                <w:left w:val="none" w:sz="0" w:space="0" w:color="auto"/>
                <w:bottom w:val="none" w:sz="0" w:space="0" w:color="auto"/>
                <w:right w:val="none" w:sz="0" w:space="0" w:color="auto"/>
              </w:divBdr>
            </w:div>
            <w:div w:id="1909462440">
              <w:marLeft w:val="0"/>
              <w:marRight w:val="0"/>
              <w:marTop w:val="0"/>
              <w:marBottom w:val="0"/>
              <w:divBdr>
                <w:top w:val="none" w:sz="0" w:space="0" w:color="auto"/>
                <w:left w:val="none" w:sz="0" w:space="0" w:color="auto"/>
                <w:bottom w:val="none" w:sz="0" w:space="0" w:color="auto"/>
                <w:right w:val="none" w:sz="0" w:space="0" w:color="auto"/>
              </w:divBdr>
            </w:div>
            <w:div w:id="18387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6220">
      <w:bodyDiv w:val="1"/>
      <w:marLeft w:val="0"/>
      <w:marRight w:val="0"/>
      <w:marTop w:val="0"/>
      <w:marBottom w:val="0"/>
      <w:divBdr>
        <w:top w:val="none" w:sz="0" w:space="0" w:color="auto"/>
        <w:left w:val="none" w:sz="0" w:space="0" w:color="auto"/>
        <w:bottom w:val="none" w:sz="0" w:space="0" w:color="auto"/>
        <w:right w:val="none" w:sz="0" w:space="0" w:color="auto"/>
      </w:divBdr>
      <w:divsChild>
        <w:div w:id="1385523649">
          <w:marLeft w:val="0"/>
          <w:marRight w:val="0"/>
          <w:marTop w:val="0"/>
          <w:marBottom w:val="0"/>
          <w:divBdr>
            <w:top w:val="none" w:sz="0" w:space="0" w:color="auto"/>
            <w:left w:val="none" w:sz="0" w:space="0" w:color="auto"/>
            <w:bottom w:val="none" w:sz="0" w:space="0" w:color="auto"/>
            <w:right w:val="none" w:sz="0" w:space="0" w:color="auto"/>
          </w:divBdr>
          <w:divsChild>
            <w:div w:id="10940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708">
      <w:bodyDiv w:val="1"/>
      <w:marLeft w:val="0"/>
      <w:marRight w:val="0"/>
      <w:marTop w:val="0"/>
      <w:marBottom w:val="0"/>
      <w:divBdr>
        <w:top w:val="none" w:sz="0" w:space="0" w:color="auto"/>
        <w:left w:val="none" w:sz="0" w:space="0" w:color="auto"/>
        <w:bottom w:val="none" w:sz="0" w:space="0" w:color="auto"/>
        <w:right w:val="none" w:sz="0" w:space="0" w:color="auto"/>
      </w:divBdr>
      <w:divsChild>
        <w:div w:id="1310751247">
          <w:marLeft w:val="0"/>
          <w:marRight w:val="0"/>
          <w:marTop w:val="0"/>
          <w:marBottom w:val="0"/>
          <w:divBdr>
            <w:top w:val="none" w:sz="0" w:space="0" w:color="auto"/>
            <w:left w:val="none" w:sz="0" w:space="0" w:color="auto"/>
            <w:bottom w:val="none" w:sz="0" w:space="0" w:color="auto"/>
            <w:right w:val="none" w:sz="0" w:space="0" w:color="auto"/>
          </w:divBdr>
          <w:divsChild>
            <w:div w:id="382826267">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579144700">
              <w:marLeft w:val="0"/>
              <w:marRight w:val="0"/>
              <w:marTop w:val="0"/>
              <w:marBottom w:val="0"/>
              <w:divBdr>
                <w:top w:val="none" w:sz="0" w:space="0" w:color="auto"/>
                <w:left w:val="none" w:sz="0" w:space="0" w:color="auto"/>
                <w:bottom w:val="none" w:sz="0" w:space="0" w:color="auto"/>
                <w:right w:val="none" w:sz="0" w:space="0" w:color="auto"/>
              </w:divBdr>
            </w:div>
            <w:div w:id="1383022490">
              <w:marLeft w:val="0"/>
              <w:marRight w:val="0"/>
              <w:marTop w:val="0"/>
              <w:marBottom w:val="0"/>
              <w:divBdr>
                <w:top w:val="none" w:sz="0" w:space="0" w:color="auto"/>
                <w:left w:val="none" w:sz="0" w:space="0" w:color="auto"/>
                <w:bottom w:val="none" w:sz="0" w:space="0" w:color="auto"/>
                <w:right w:val="none" w:sz="0" w:space="0" w:color="auto"/>
              </w:divBdr>
            </w:div>
            <w:div w:id="207187849">
              <w:marLeft w:val="0"/>
              <w:marRight w:val="0"/>
              <w:marTop w:val="0"/>
              <w:marBottom w:val="0"/>
              <w:divBdr>
                <w:top w:val="none" w:sz="0" w:space="0" w:color="auto"/>
                <w:left w:val="none" w:sz="0" w:space="0" w:color="auto"/>
                <w:bottom w:val="none" w:sz="0" w:space="0" w:color="auto"/>
                <w:right w:val="none" w:sz="0" w:space="0" w:color="auto"/>
              </w:divBdr>
            </w:div>
            <w:div w:id="144930203">
              <w:marLeft w:val="0"/>
              <w:marRight w:val="0"/>
              <w:marTop w:val="0"/>
              <w:marBottom w:val="0"/>
              <w:divBdr>
                <w:top w:val="none" w:sz="0" w:space="0" w:color="auto"/>
                <w:left w:val="none" w:sz="0" w:space="0" w:color="auto"/>
                <w:bottom w:val="none" w:sz="0" w:space="0" w:color="auto"/>
                <w:right w:val="none" w:sz="0" w:space="0" w:color="auto"/>
              </w:divBdr>
            </w:div>
            <w:div w:id="1853032947">
              <w:marLeft w:val="0"/>
              <w:marRight w:val="0"/>
              <w:marTop w:val="0"/>
              <w:marBottom w:val="0"/>
              <w:divBdr>
                <w:top w:val="none" w:sz="0" w:space="0" w:color="auto"/>
                <w:left w:val="none" w:sz="0" w:space="0" w:color="auto"/>
                <w:bottom w:val="none" w:sz="0" w:space="0" w:color="auto"/>
                <w:right w:val="none" w:sz="0" w:space="0" w:color="auto"/>
              </w:divBdr>
            </w:div>
            <w:div w:id="1102459400">
              <w:marLeft w:val="0"/>
              <w:marRight w:val="0"/>
              <w:marTop w:val="0"/>
              <w:marBottom w:val="0"/>
              <w:divBdr>
                <w:top w:val="none" w:sz="0" w:space="0" w:color="auto"/>
                <w:left w:val="none" w:sz="0" w:space="0" w:color="auto"/>
                <w:bottom w:val="none" w:sz="0" w:space="0" w:color="auto"/>
                <w:right w:val="none" w:sz="0" w:space="0" w:color="auto"/>
              </w:divBdr>
            </w:div>
            <w:div w:id="74321988">
              <w:marLeft w:val="0"/>
              <w:marRight w:val="0"/>
              <w:marTop w:val="0"/>
              <w:marBottom w:val="0"/>
              <w:divBdr>
                <w:top w:val="none" w:sz="0" w:space="0" w:color="auto"/>
                <w:left w:val="none" w:sz="0" w:space="0" w:color="auto"/>
                <w:bottom w:val="none" w:sz="0" w:space="0" w:color="auto"/>
                <w:right w:val="none" w:sz="0" w:space="0" w:color="auto"/>
              </w:divBdr>
            </w:div>
            <w:div w:id="158933628">
              <w:marLeft w:val="0"/>
              <w:marRight w:val="0"/>
              <w:marTop w:val="0"/>
              <w:marBottom w:val="0"/>
              <w:divBdr>
                <w:top w:val="none" w:sz="0" w:space="0" w:color="auto"/>
                <w:left w:val="none" w:sz="0" w:space="0" w:color="auto"/>
                <w:bottom w:val="none" w:sz="0" w:space="0" w:color="auto"/>
                <w:right w:val="none" w:sz="0" w:space="0" w:color="auto"/>
              </w:divBdr>
            </w:div>
            <w:div w:id="46999070">
              <w:marLeft w:val="0"/>
              <w:marRight w:val="0"/>
              <w:marTop w:val="0"/>
              <w:marBottom w:val="0"/>
              <w:divBdr>
                <w:top w:val="none" w:sz="0" w:space="0" w:color="auto"/>
                <w:left w:val="none" w:sz="0" w:space="0" w:color="auto"/>
                <w:bottom w:val="none" w:sz="0" w:space="0" w:color="auto"/>
                <w:right w:val="none" w:sz="0" w:space="0" w:color="auto"/>
              </w:divBdr>
            </w:div>
            <w:div w:id="1367872717">
              <w:marLeft w:val="0"/>
              <w:marRight w:val="0"/>
              <w:marTop w:val="0"/>
              <w:marBottom w:val="0"/>
              <w:divBdr>
                <w:top w:val="none" w:sz="0" w:space="0" w:color="auto"/>
                <w:left w:val="none" w:sz="0" w:space="0" w:color="auto"/>
                <w:bottom w:val="none" w:sz="0" w:space="0" w:color="auto"/>
                <w:right w:val="none" w:sz="0" w:space="0" w:color="auto"/>
              </w:divBdr>
            </w:div>
            <w:div w:id="227225341">
              <w:marLeft w:val="0"/>
              <w:marRight w:val="0"/>
              <w:marTop w:val="0"/>
              <w:marBottom w:val="0"/>
              <w:divBdr>
                <w:top w:val="none" w:sz="0" w:space="0" w:color="auto"/>
                <w:left w:val="none" w:sz="0" w:space="0" w:color="auto"/>
                <w:bottom w:val="none" w:sz="0" w:space="0" w:color="auto"/>
                <w:right w:val="none" w:sz="0" w:space="0" w:color="auto"/>
              </w:divBdr>
            </w:div>
            <w:div w:id="742140983">
              <w:marLeft w:val="0"/>
              <w:marRight w:val="0"/>
              <w:marTop w:val="0"/>
              <w:marBottom w:val="0"/>
              <w:divBdr>
                <w:top w:val="none" w:sz="0" w:space="0" w:color="auto"/>
                <w:left w:val="none" w:sz="0" w:space="0" w:color="auto"/>
                <w:bottom w:val="none" w:sz="0" w:space="0" w:color="auto"/>
                <w:right w:val="none" w:sz="0" w:space="0" w:color="auto"/>
              </w:divBdr>
            </w:div>
            <w:div w:id="1226338854">
              <w:marLeft w:val="0"/>
              <w:marRight w:val="0"/>
              <w:marTop w:val="0"/>
              <w:marBottom w:val="0"/>
              <w:divBdr>
                <w:top w:val="none" w:sz="0" w:space="0" w:color="auto"/>
                <w:left w:val="none" w:sz="0" w:space="0" w:color="auto"/>
                <w:bottom w:val="none" w:sz="0" w:space="0" w:color="auto"/>
                <w:right w:val="none" w:sz="0" w:space="0" w:color="auto"/>
              </w:divBdr>
            </w:div>
            <w:div w:id="1272938354">
              <w:marLeft w:val="0"/>
              <w:marRight w:val="0"/>
              <w:marTop w:val="0"/>
              <w:marBottom w:val="0"/>
              <w:divBdr>
                <w:top w:val="none" w:sz="0" w:space="0" w:color="auto"/>
                <w:left w:val="none" w:sz="0" w:space="0" w:color="auto"/>
                <w:bottom w:val="none" w:sz="0" w:space="0" w:color="auto"/>
                <w:right w:val="none" w:sz="0" w:space="0" w:color="auto"/>
              </w:divBdr>
            </w:div>
            <w:div w:id="1887403172">
              <w:marLeft w:val="0"/>
              <w:marRight w:val="0"/>
              <w:marTop w:val="0"/>
              <w:marBottom w:val="0"/>
              <w:divBdr>
                <w:top w:val="none" w:sz="0" w:space="0" w:color="auto"/>
                <w:left w:val="none" w:sz="0" w:space="0" w:color="auto"/>
                <w:bottom w:val="none" w:sz="0" w:space="0" w:color="auto"/>
                <w:right w:val="none" w:sz="0" w:space="0" w:color="auto"/>
              </w:divBdr>
            </w:div>
            <w:div w:id="1161386059">
              <w:marLeft w:val="0"/>
              <w:marRight w:val="0"/>
              <w:marTop w:val="0"/>
              <w:marBottom w:val="0"/>
              <w:divBdr>
                <w:top w:val="none" w:sz="0" w:space="0" w:color="auto"/>
                <w:left w:val="none" w:sz="0" w:space="0" w:color="auto"/>
                <w:bottom w:val="none" w:sz="0" w:space="0" w:color="auto"/>
                <w:right w:val="none" w:sz="0" w:space="0" w:color="auto"/>
              </w:divBdr>
            </w:div>
            <w:div w:id="1157309424">
              <w:marLeft w:val="0"/>
              <w:marRight w:val="0"/>
              <w:marTop w:val="0"/>
              <w:marBottom w:val="0"/>
              <w:divBdr>
                <w:top w:val="none" w:sz="0" w:space="0" w:color="auto"/>
                <w:left w:val="none" w:sz="0" w:space="0" w:color="auto"/>
                <w:bottom w:val="none" w:sz="0" w:space="0" w:color="auto"/>
                <w:right w:val="none" w:sz="0" w:space="0" w:color="auto"/>
              </w:divBdr>
            </w:div>
            <w:div w:id="1190216769">
              <w:marLeft w:val="0"/>
              <w:marRight w:val="0"/>
              <w:marTop w:val="0"/>
              <w:marBottom w:val="0"/>
              <w:divBdr>
                <w:top w:val="none" w:sz="0" w:space="0" w:color="auto"/>
                <w:left w:val="none" w:sz="0" w:space="0" w:color="auto"/>
                <w:bottom w:val="none" w:sz="0" w:space="0" w:color="auto"/>
                <w:right w:val="none" w:sz="0" w:space="0" w:color="auto"/>
              </w:divBdr>
            </w:div>
            <w:div w:id="2063215594">
              <w:marLeft w:val="0"/>
              <w:marRight w:val="0"/>
              <w:marTop w:val="0"/>
              <w:marBottom w:val="0"/>
              <w:divBdr>
                <w:top w:val="none" w:sz="0" w:space="0" w:color="auto"/>
                <w:left w:val="none" w:sz="0" w:space="0" w:color="auto"/>
                <w:bottom w:val="none" w:sz="0" w:space="0" w:color="auto"/>
                <w:right w:val="none" w:sz="0" w:space="0" w:color="auto"/>
              </w:divBdr>
            </w:div>
            <w:div w:id="1132745661">
              <w:marLeft w:val="0"/>
              <w:marRight w:val="0"/>
              <w:marTop w:val="0"/>
              <w:marBottom w:val="0"/>
              <w:divBdr>
                <w:top w:val="none" w:sz="0" w:space="0" w:color="auto"/>
                <w:left w:val="none" w:sz="0" w:space="0" w:color="auto"/>
                <w:bottom w:val="none" w:sz="0" w:space="0" w:color="auto"/>
                <w:right w:val="none" w:sz="0" w:space="0" w:color="auto"/>
              </w:divBdr>
            </w:div>
            <w:div w:id="413092720">
              <w:marLeft w:val="0"/>
              <w:marRight w:val="0"/>
              <w:marTop w:val="0"/>
              <w:marBottom w:val="0"/>
              <w:divBdr>
                <w:top w:val="none" w:sz="0" w:space="0" w:color="auto"/>
                <w:left w:val="none" w:sz="0" w:space="0" w:color="auto"/>
                <w:bottom w:val="none" w:sz="0" w:space="0" w:color="auto"/>
                <w:right w:val="none" w:sz="0" w:space="0" w:color="auto"/>
              </w:divBdr>
            </w:div>
            <w:div w:id="417941301">
              <w:marLeft w:val="0"/>
              <w:marRight w:val="0"/>
              <w:marTop w:val="0"/>
              <w:marBottom w:val="0"/>
              <w:divBdr>
                <w:top w:val="none" w:sz="0" w:space="0" w:color="auto"/>
                <w:left w:val="none" w:sz="0" w:space="0" w:color="auto"/>
                <w:bottom w:val="none" w:sz="0" w:space="0" w:color="auto"/>
                <w:right w:val="none" w:sz="0" w:space="0" w:color="auto"/>
              </w:divBdr>
            </w:div>
            <w:div w:id="1489832381">
              <w:marLeft w:val="0"/>
              <w:marRight w:val="0"/>
              <w:marTop w:val="0"/>
              <w:marBottom w:val="0"/>
              <w:divBdr>
                <w:top w:val="none" w:sz="0" w:space="0" w:color="auto"/>
                <w:left w:val="none" w:sz="0" w:space="0" w:color="auto"/>
                <w:bottom w:val="none" w:sz="0" w:space="0" w:color="auto"/>
                <w:right w:val="none" w:sz="0" w:space="0" w:color="auto"/>
              </w:divBdr>
            </w:div>
            <w:div w:id="694769704">
              <w:marLeft w:val="0"/>
              <w:marRight w:val="0"/>
              <w:marTop w:val="0"/>
              <w:marBottom w:val="0"/>
              <w:divBdr>
                <w:top w:val="none" w:sz="0" w:space="0" w:color="auto"/>
                <w:left w:val="none" w:sz="0" w:space="0" w:color="auto"/>
                <w:bottom w:val="none" w:sz="0" w:space="0" w:color="auto"/>
                <w:right w:val="none" w:sz="0" w:space="0" w:color="auto"/>
              </w:divBdr>
            </w:div>
            <w:div w:id="101732036">
              <w:marLeft w:val="0"/>
              <w:marRight w:val="0"/>
              <w:marTop w:val="0"/>
              <w:marBottom w:val="0"/>
              <w:divBdr>
                <w:top w:val="none" w:sz="0" w:space="0" w:color="auto"/>
                <w:left w:val="none" w:sz="0" w:space="0" w:color="auto"/>
                <w:bottom w:val="none" w:sz="0" w:space="0" w:color="auto"/>
                <w:right w:val="none" w:sz="0" w:space="0" w:color="auto"/>
              </w:divBdr>
            </w:div>
            <w:div w:id="1113285781">
              <w:marLeft w:val="0"/>
              <w:marRight w:val="0"/>
              <w:marTop w:val="0"/>
              <w:marBottom w:val="0"/>
              <w:divBdr>
                <w:top w:val="none" w:sz="0" w:space="0" w:color="auto"/>
                <w:left w:val="none" w:sz="0" w:space="0" w:color="auto"/>
                <w:bottom w:val="none" w:sz="0" w:space="0" w:color="auto"/>
                <w:right w:val="none" w:sz="0" w:space="0" w:color="auto"/>
              </w:divBdr>
            </w:div>
            <w:div w:id="1097021610">
              <w:marLeft w:val="0"/>
              <w:marRight w:val="0"/>
              <w:marTop w:val="0"/>
              <w:marBottom w:val="0"/>
              <w:divBdr>
                <w:top w:val="none" w:sz="0" w:space="0" w:color="auto"/>
                <w:left w:val="none" w:sz="0" w:space="0" w:color="auto"/>
                <w:bottom w:val="none" w:sz="0" w:space="0" w:color="auto"/>
                <w:right w:val="none" w:sz="0" w:space="0" w:color="auto"/>
              </w:divBdr>
            </w:div>
            <w:div w:id="1777821742">
              <w:marLeft w:val="0"/>
              <w:marRight w:val="0"/>
              <w:marTop w:val="0"/>
              <w:marBottom w:val="0"/>
              <w:divBdr>
                <w:top w:val="none" w:sz="0" w:space="0" w:color="auto"/>
                <w:left w:val="none" w:sz="0" w:space="0" w:color="auto"/>
                <w:bottom w:val="none" w:sz="0" w:space="0" w:color="auto"/>
                <w:right w:val="none" w:sz="0" w:space="0" w:color="auto"/>
              </w:divBdr>
            </w:div>
            <w:div w:id="1364743197">
              <w:marLeft w:val="0"/>
              <w:marRight w:val="0"/>
              <w:marTop w:val="0"/>
              <w:marBottom w:val="0"/>
              <w:divBdr>
                <w:top w:val="none" w:sz="0" w:space="0" w:color="auto"/>
                <w:left w:val="none" w:sz="0" w:space="0" w:color="auto"/>
                <w:bottom w:val="none" w:sz="0" w:space="0" w:color="auto"/>
                <w:right w:val="none" w:sz="0" w:space="0" w:color="auto"/>
              </w:divBdr>
            </w:div>
            <w:div w:id="1994945387">
              <w:marLeft w:val="0"/>
              <w:marRight w:val="0"/>
              <w:marTop w:val="0"/>
              <w:marBottom w:val="0"/>
              <w:divBdr>
                <w:top w:val="none" w:sz="0" w:space="0" w:color="auto"/>
                <w:left w:val="none" w:sz="0" w:space="0" w:color="auto"/>
                <w:bottom w:val="none" w:sz="0" w:space="0" w:color="auto"/>
                <w:right w:val="none" w:sz="0" w:space="0" w:color="auto"/>
              </w:divBdr>
            </w:div>
            <w:div w:id="130683908">
              <w:marLeft w:val="0"/>
              <w:marRight w:val="0"/>
              <w:marTop w:val="0"/>
              <w:marBottom w:val="0"/>
              <w:divBdr>
                <w:top w:val="none" w:sz="0" w:space="0" w:color="auto"/>
                <w:left w:val="none" w:sz="0" w:space="0" w:color="auto"/>
                <w:bottom w:val="none" w:sz="0" w:space="0" w:color="auto"/>
                <w:right w:val="none" w:sz="0" w:space="0" w:color="auto"/>
              </w:divBdr>
            </w:div>
            <w:div w:id="1816990402">
              <w:marLeft w:val="0"/>
              <w:marRight w:val="0"/>
              <w:marTop w:val="0"/>
              <w:marBottom w:val="0"/>
              <w:divBdr>
                <w:top w:val="none" w:sz="0" w:space="0" w:color="auto"/>
                <w:left w:val="none" w:sz="0" w:space="0" w:color="auto"/>
                <w:bottom w:val="none" w:sz="0" w:space="0" w:color="auto"/>
                <w:right w:val="none" w:sz="0" w:space="0" w:color="auto"/>
              </w:divBdr>
            </w:div>
            <w:div w:id="616058578">
              <w:marLeft w:val="0"/>
              <w:marRight w:val="0"/>
              <w:marTop w:val="0"/>
              <w:marBottom w:val="0"/>
              <w:divBdr>
                <w:top w:val="none" w:sz="0" w:space="0" w:color="auto"/>
                <w:left w:val="none" w:sz="0" w:space="0" w:color="auto"/>
                <w:bottom w:val="none" w:sz="0" w:space="0" w:color="auto"/>
                <w:right w:val="none" w:sz="0" w:space="0" w:color="auto"/>
              </w:divBdr>
            </w:div>
            <w:div w:id="2056007835">
              <w:marLeft w:val="0"/>
              <w:marRight w:val="0"/>
              <w:marTop w:val="0"/>
              <w:marBottom w:val="0"/>
              <w:divBdr>
                <w:top w:val="none" w:sz="0" w:space="0" w:color="auto"/>
                <w:left w:val="none" w:sz="0" w:space="0" w:color="auto"/>
                <w:bottom w:val="none" w:sz="0" w:space="0" w:color="auto"/>
                <w:right w:val="none" w:sz="0" w:space="0" w:color="auto"/>
              </w:divBdr>
            </w:div>
            <w:div w:id="1056052499">
              <w:marLeft w:val="0"/>
              <w:marRight w:val="0"/>
              <w:marTop w:val="0"/>
              <w:marBottom w:val="0"/>
              <w:divBdr>
                <w:top w:val="none" w:sz="0" w:space="0" w:color="auto"/>
                <w:left w:val="none" w:sz="0" w:space="0" w:color="auto"/>
                <w:bottom w:val="none" w:sz="0" w:space="0" w:color="auto"/>
                <w:right w:val="none" w:sz="0" w:space="0" w:color="auto"/>
              </w:divBdr>
            </w:div>
            <w:div w:id="50813161">
              <w:marLeft w:val="0"/>
              <w:marRight w:val="0"/>
              <w:marTop w:val="0"/>
              <w:marBottom w:val="0"/>
              <w:divBdr>
                <w:top w:val="none" w:sz="0" w:space="0" w:color="auto"/>
                <w:left w:val="none" w:sz="0" w:space="0" w:color="auto"/>
                <w:bottom w:val="none" w:sz="0" w:space="0" w:color="auto"/>
                <w:right w:val="none" w:sz="0" w:space="0" w:color="auto"/>
              </w:divBdr>
            </w:div>
            <w:div w:id="1961644198">
              <w:marLeft w:val="0"/>
              <w:marRight w:val="0"/>
              <w:marTop w:val="0"/>
              <w:marBottom w:val="0"/>
              <w:divBdr>
                <w:top w:val="none" w:sz="0" w:space="0" w:color="auto"/>
                <w:left w:val="none" w:sz="0" w:space="0" w:color="auto"/>
                <w:bottom w:val="none" w:sz="0" w:space="0" w:color="auto"/>
                <w:right w:val="none" w:sz="0" w:space="0" w:color="auto"/>
              </w:divBdr>
            </w:div>
            <w:div w:id="483202094">
              <w:marLeft w:val="0"/>
              <w:marRight w:val="0"/>
              <w:marTop w:val="0"/>
              <w:marBottom w:val="0"/>
              <w:divBdr>
                <w:top w:val="none" w:sz="0" w:space="0" w:color="auto"/>
                <w:left w:val="none" w:sz="0" w:space="0" w:color="auto"/>
                <w:bottom w:val="none" w:sz="0" w:space="0" w:color="auto"/>
                <w:right w:val="none" w:sz="0" w:space="0" w:color="auto"/>
              </w:divBdr>
            </w:div>
            <w:div w:id="904146715">
              <w:marLeft w:val="0"/>
              <w:marRight w:val="0"/>
              <w:marTop w:val="0"/>
              <w:marBottom w:val="0"/>
              <w:divBdr>
                <w:top w:val="none" w:sz="0" w:space="0" w:color="auto"/>
                <w:left w:val="none" w:sz="0" w:space="0" w:color="auto"/>
                <w:bottom w:val="none" w:sz="0" w:space="0" w:color="auto"/>
                <w:right w:val="none" w:sz="0" w:space="0" w:color="auto"/>
              </w:divBdr>
            </w:div>
            <w:div w:id="849955034">
              <w:marLeft w:val="0"/>
              <w:marRight w:val="0"/>
              <w:marTop w:val="0"/>
              <w:marBottom w:val="0"/>
              <w:divBdr>
                <w:top w:val="none" w:sz="0" w:space="0" w:color="auto"/>
                <w:left w:val="none" w:sz="0" w:space="0" w:color="auto"/>
                <w:bottom w:val="none" w:sz="0" w:space="0" w:color="auto"/>
                <w:right w:val="none" w:sz="0" w:space="0" w:color="auto"/>
              </w:divBdr>
            </w:div>
            <w:div w:id="1974671868">
              <w:marLeft w:val="0"/>
              <w:marRight w:val="0"/>
              <w:marTop w:val="0"/>
              <w:marBottom w:val="0"/>
              <w:divBdr>
                <w:top w:val="none" w:sz="0" w:space="0" w:color="auto"/>
                <w:left w:val="none" w:sz="0" w:space="0" w:color="auto"/>
                <w:bottom w:val="none" w:sz="0" w:space="0" w:color="auto"/>
                <w:right w:val="none" w:sz="0" w:space="0" w:color="auto"/>
              </w:divBdr>
            </w:div>
            <w:div w:id="1928688406">
              <w:marLeft w:val="0"/>
              <w:marRight w:val="0"/>
              <w:marTop w:val="0"/>
              <w:marBottom w:val="0"/>
              <w:divBdr>
                <w:top w:val="none" w:sz="0" w:space="0" w:color="auto"/>
                <w:left w:val="none" w:sz="0" w:space="0" w:color="auto"/>
                <w:bottom w:val="none" w:sz="0" w:space="0" w:color="auto"/>
                <w:right w:val="none" w:sz="0" w:space="0" w:color="auto"/>
              </w:divBdr>
            </w:div>
            <w:div w:id="901257211">
              <w:marLeft w:val="0"/>
              <w:marRight w:val="0"/>
              <w:marTop w:val="0"/>
              <w:marBottom w:val="0"/>
              <w:divBdr>
                <w:top w:val="none" w:sz="0" w:space="0" w:color="auto"/>
                <w:left w:val="none" w:sz="0" w:space="0" w:color="auto"/>
                <w:bottom w:val="none" w:sz="0" w:space="0" w:color="auto"/>
                <w:right w:val="none" w:sz="0" w:space="0" w:color="auto"/>
              </w:divBdr>
            </w:div>
            <w:div w:id="119299476">
              <w:marLeft w:val="0"/>
              <w:marRight w:val="0"/>
              <w:marTop w:val="0"/>
              <w:marBottom w:val="0"/>
              <w:divBdr>
                <w:top w:val="none" w:sz="0" w:space="0" w:color="auto"/>
                <w:left w:val="none" w:sz="0" w:space="0" w:color="auto"/>
                <w:bottom w:val="none" w:sz="0" w:space="0" w:color="auto"/>
                <w:right w:val="none" w:sz="0" w:space="0" w:color="auto"/>
              </w:divBdr>
            </w:div>
            <w:div w:id="611866640">
              <w:marLeft w:val="0"/>
              <w:marRight w:val="0"/>
              <w:marTop w:val="0"/>
              <w:marBottom w:val="0"/>
              <w:divBdr>
                <w:top w:val="none" w:sz="0" w:space="0" w:color="auto"/>
                <w:left w:val="none" w:sz="0" w:space="0" w:color="auto"/>
                <w:bottom w:val="none" w:sz="0" w:space="0" w:color="auto"/>
                <w:right w:val="none" w:sz="0" w:space="0" w:color="auto"/>
              </w:divBdr>
            </w:div>
            <w:div w:id="84153744">
              <w:marLeft w:val="0"/>
              <w:marRight w:val="0"/>
              <w:marTop w:val="0"/>
              <w:marBottom w:val="0"/>
              <w:divBdr>
                <w:top w:val="none" w:sz="0" w:space="0" w:color="auto"/>
                <w:left w:val="none" w:sz="0" w:space="0" w:color="auto"/>
                <w:bottom w:val="none" w:sz="0" w:space="0" w:color="auto"/>
                <w:right w:val="none" w:sz="0" w:space="0" w:color="auto"/>
              </w:divBdr>
            </w:div>
            <w:div w:id="990407969">
              <w:marLeft w:val="0"/>
              <w:marRight w:val="0"/>
              <w:marTop w:val="0"/>
              <w:marBottom w:val="0"/>
              <w:divBdr>
                <w:top w:val="none" w:sz="0" w:space="0" w:color="auto"/>
                <w:left w:val="none" w:sz="0" w:space="0" w:color="auto"/>
                <w:bottom w:val="none" w:sz="0" w:space="0" w:color="auto"/>
                <w:right w:val="none" w:sz="0" w:space="0" w:color="auto"/>
              </w:divBdr>
            </w:div>
            <w:div w:id="625966209">
              <w:marLeft w:val="0"/>
              <w:marRight w:val="0"/>
              <w:marTop w:val="0"/>
              <w:marBottom w:val="0"/>
              <w:divBdr>
                <w:top w:val="none" w:sz="0" w:space="0" w:color="auto"/>
                <w:left w:val="none" w:sz="0" w:space="0" w:color="auto"/>
                <w:bottom w:val="none" w:sz="0" w:space="0" w:color="auto"/>
                <w:right w:val="none" w:sz="0" w:space="0" w:color="auto"/>
              </w:divBdr>
            </w:div>
            <w:div w:id="472530783">
              <w:marLeft w:val="0"/>
              <w:marRight w:val="0"/>
              <w:marTop w:val="0"/>
              <w:marBottom w:val="0"/>
              <w:divBdr>
                <w:top w:val="none" w:sz="0" w:space="0" w:color="auto"/>
                <w:left w:val="none" w:sz="0" w:space="0" w:color="auto"/>
                <w:bottom w:val="none" w:sz="0" w:space="0" w:color="auto"/>
                <w:right w:val="none" w:sz="0" w:space="0" w:color="auto"/>
              </w:divBdr>
            </w:div>
            <w:div w:id="914123136">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886718328">
              <w:marLeft w:val="0"/>
              <w:marRight w:val="0"/>
              <w:marTop w:val="0"/>
              <w:marBottom w:val="0"/>
              <w:divBdr>
                <w:top w:val="none" w:sz="0" w:space="0" w:color="auto"/>
                <w:left w:val="none" w:sz="0" w:space="0" w:color="auto"/>
                <w:bottom w:val="none" w:sz="0" w:space="0" w:color="auto"/>
                <w:right w:val="none" w:sz="0" w:space="0" w:color="auto"/>
              </w:divBdr>
            </w:div>
            <w:div w:id="1058169820">
              <w:marLeft w:val="0"/>
              <w:marRight w:val="0"/>
              <w:marTop w:val="0"/>
              <w:marBottom w:val="0"/>
              <w:divBdr>
                <w:top w:val="none" w:sz="0" w:space="0" w:color="auto"/>
                <w:left w:val="none" w:sz="0" w:space="0" w:color="auto"/>
                <w:bottom w:val="none" w:sz="0" w:space="0" w:color="auto"/>
                <w:right w:val="none" w:sz="0" w:space="0" w:color="auto"/>
              </w:divBdr>
            </w:div>
            <w:div w:id="464615942">
              <w:marLeft w:val="0"/>
              <w:marRight w:val="0"/>
              <w:marTop w:val="0"/>
              <w:marBottom w:val="0"/>
              <w:divBdr>
                <w:top w:val="none" w:sz="0" w:space="0" w:color="auto"/>
                <w:left w:val="none" w:sz="0" w:space="0" w:color="auto"/>
                <w:bottom w:val="none" w:sz="0" w:space="0" w:color="auto"/>
                <w:right w:val="none" w:sz="0" w:space="0" w:color="auto"/>
              </w:divBdr>
            </w:div>
            <w:div w:id="1597713038">
              <w:marLeft w:val="0"/>
              <w:marRight w:val="0"/>
              <w:marTop w:val="0"/>
              <w:marBottom w:val="0"/>
              <w:divBdr>
                <w:top w:val="none" w:sz="0" w:space="0" w:color="auto"/>
                <w:left w:val="none" w:sz="0" w:space="0" w:color="auto"/>
                <w:bottom w:val="none" w:sz="0" w:space="0" w:color="auto"/>
                <w:right w:val="none" w:sz="0" w:space="0" w:color="auto"/>
              </w:divBdr>
            </w:div>
            <w:div w:id="593977345">
              <w:marLeft w:val="0"/>
              <w:marRight w:val="0"/>
              <w:marTop w:val="0"/>
              <w:marBottom w:val="0"/>
              <w:divBdr>
                <w:top w:val="none" w:sz="0" w:space="0" w:color="auto"/>
                <w:left w:val="none" w:sz="0" w:space="0" w:color="auto"/>
                <w:bottom w:val="none" w:sz="0" w:space="0" w:color="auto"/>
                <w:right w:val="none" w:sz="0" w:space="0" w:color="auto"/>
              </w:divBdr>
            </w:div>
            <w:div w:id="418068004">
              <w:marLeft w:val="0"/>
              <w:marRight w:val="0"/>
              <w:marTop w:val="0"/>
              <w:marBottom w:val="0"/>
              <w:divBdr>
                <w:top w:val="none" w:sz="0" w:space="0" w:color="auto"/>
                <w:left w:val="none" w:sz="0" w:space="0" w:color="auto"/>
                <w:bottom w:val="none" w:sz="0" w:space="0" w:color="auto"/>
                <w:right w:val="none" w:sz="0" w:space="0" w:color="auto"/>
              </w:divBdr>
            </w:div>
            <w:div w:id="222764905">
              <w:marLeft w:val="0"/>
              <w:marRight w:val="0"/>
              <w:marTop w:val="0"/>
              <w:marBottom w:val="0"/>
              <w:divBdr>
                <w:top w:val="none" w:sz="0" w:space="0" w:color="auto"/>
                <w:left w:val="none" w:sz="0" w:space="0" w:color="auto"/>
                <w:bottom w:val="none" w:sz="0" w:space="0" w:color="auto"/>
                <w:right w:val="none" w:sz="0" w:space="0" w:color="auto"/>
              </w:divBdr>
            </w:div>
            <w:div w:id="54359163">
              <w:marLeft w:val="0"/>
              <w:marRight w:val="0"/>
              <w:marTop w:val="0"/>
              <w:marBottom w:val="0"/>
              <w:divBdr>
                <w:top w:val="none" w:sz="0" w:space="0" w:color="auto"/>
                <w:left w:val="none" w:sz="0" w:space="0" w:color="auto"/>
                <w:bottom w:val="none" w:sz="0" w:space="0" w:color="auto"/>
                <w:right w:val="none" w:sz="0" w:space="0" w:color="auto"/>
              </w:divBdr>
            </w:div>
            <w:div w:id="960648420">
              <w:marLeft w:val="0"/>
              <w:marRight w:val="0"/>
              <w:marTop w:val="0"/>
              <w:marBottom w:val="0"/>
              <w:divBdr>
                <w:top w:val="none" w:sz="0" w:space="0" w:color="auto"/>
                <w:left w:val="none" w:sz="0" w:space="0" w:color="auto"/>
                <w:bottom w:val="none" w:sz="0" w:space="0" w:color="auto"/>
                <w:right w:val="none" w:sz="0" w:space="0" w:color="auto"/>
              </w:divBdr>
            </w:div>
            <w:div w:id="1022783578">
              <w:marLeft w:val="0"/>
              <w:marRight w:val="0"/>
              <w:marTop w:val="0"/>
              <w:marBottom w:val="0"/>
              <w:divBdr>
                <w:top w:val="none" w:sz="0" w:space="0" w:color="auto"/>
                <w:left w:val="none" w:sz="0" w:space="0" w:color="auto"/>
                <w:bottom w:val="none" w:sz="0" w:space="0" w:color="auto"/>
                <w:right w:val="none" w:sz="0" w:space="0" w:color="auto"/>
              </w:divBdr>
            </w:div>
            <w:div w:id="1768501036">
              <w:marLeft w:val="0"/>
              <w:marRight w:val="0"/>
              <w:marTop w:val="0"/>
              <w:marBottom w:val="0"/>
              <w:divBdr>
                <w:top w:val="none" w:sz="0" w:space="0" w:color="auto"/>
                <w:left w:val="none" w:sz="0" w:space="0" w:color="auto"/>
                <w:bottom w:val="none" w:sz="0" w:space="0" w:color="auto"/>
                <w:right w:val="none" w:sz="0" w:space="0" w:color="auto"/>
              </w:divBdr>
            </w:div>
            <w:div w:id="1057432841">
              <w:marLeft w:val="0"/>
              <w:marRight w:val="0"/>
              <w:marTop w:val="0"/>
              <w:marBottom w:val="0"/>
              <w:divBdr>
                <w:top w:val="none" w:sz="0" w:space="0" w:color="auto"/>
                <w:left w:val="none" w:sz="0" w:space="0" w:color="auto"/>
                <w:bottom w:val="none" w:sz="0" w:space="0" w:color="auto"/>
                <w:right w:val="none" w:sz="0" w:space="0" w:color="auto"/>
              </w:divBdr>
            </w:div>
            <w:div w:id="1367678054">
              <w:marLeft w:val="0"/>
              <w:marRight w:val="0"/>
              <w:marTop w:val="0"/>
              <w:marBottom w:val="0"/>
              <w:divBdr>
                <w:top w:val="none" w:sz="0" w:space="0" w:color="auto"/>
                <w:left w:val="none" w:sz="0" w:space="0" w:color="auto"/>
                <w:bottom w:val="none" w:sz="0" w:space="0" w:color="auto"/>
                <w:right w:val="none" w:sz="0" w:space="0" w:color="auto"/>
              </w:divBdr>
            </w:div>
            <w:div w:id="1997486570">
              <w:marLeft w:val="0"/>
              <w:marRight w:val="0"/>
              <w:marTop w:val="0"/>
              <w:marBottom w:val="0"/>
              <w:divBdr>
                <w:top w:val="none" w:sz="0" w:space="0" w:color="auto"/>
                <w:left w:val="none" w:sz="0" w:space="0" w:color="auto"/>
                <w:bottom w:val="none" w:sz="0" w:space="0" w:color="auto"/>
                <w:right w:val="none" w:sz="0" w:space="0" w:color="auto"/>
              </w:divBdr>
            </w:div>
            <w:div w:id="1745175138">
              <w:marLeft w:val="0"/>
              <w:marRight w:val="0"/>
              <w:marTop w:val="0"/>
              <w:marBottom w:val="0"/>
              <w:divBdr>
                <w:top w:val="none" w:sz="0" w:space="0" w:color="auto"/>
                <w:left w:val="none" w:sz="0" w:space="0" w:color="auto"/>
                <w:bottom w:val="none" w:sz="0" w:space="0" w:color="auto"/>
                <w:right w:val="none" w:sz="0" w:space="0" w:color="auto"/>
              </w:divBdr>
            </w:div>
            <w:div w:id="1294140342">
              <w:marLeft w:val="0"/>
              <w:marRight w:val="0"/>
              <w:marTop w:val="0"/>
              <w:marBottom w:val="0"/>
              <w:divBdr>
                <w:top w:val="none" w:sz="0" w:space="0" w:color="auto"/>
                <w:left w:val="none" w:sz="0" w:space="0" w:color="auto"/>
                <w:bottom w:val="none" w:sz="0" w:space="0" w:color="auto"/>
                <w:right w:val="none" w:sz="0" w:space="0" w:color="auto"/>
              </w:divBdr>
            </w:div>
            <w:div w:id="1404058425">
              <w:marLeft w:val="0"/>
              <w:marRight w:val="0"/>
              <w:marTop w:val="0"/>
              <w:marBottom w:val="0"/>
              <w:divBdr>
                <w:top w:val="none" w:sz="0" w:space="0" w:color="auto"/>
                <w:left w:val="none" w:sz="0" w:space="0" w:color="auto"/>
                <w:bottom w:val="none" w:sz="0" w:space="0" w:color="auto"/>
                <w:right w:val="none" w:sz="0" w:space="0" w:color="auto"/>
              </w:divBdr>
            </w:div>
            <w:div w:id="218134232">
              <w:marLeft w:val="0"/>
              <w:marRight w:val="0"/>
              <w:marTop w:val="0"/>
              <w:marBottom w:val="0"/>
              <w:divBdr>
                <w:top w:val="none" w:sz="0" w:space="0" w:color="auto"/>
                <w:left w:val="none" w:sz="0" w:space="0" w:color="auto"/>
                <w:bottom w:val="none" w:sz="0" w:space="0" w:color="auto"/>
                <w:right w:val="none" w:sz="0" w:space="0" w:color="auto"/>
              </w:divBdr>
            </w:div>
            <w:div w:id="2030833116">
              <w:marLeft w:val="0"/>
              <w:marRight w:val="0"/>
              <w:marTop w:val="0"/>
              <w:marBottom w:val="0"/>
              <w:divBdr>
                <w:top w:val="none" w:sz="0" w:space="0" w:color="auto"/>
                <w:left w:val="none" w:sz="0" w:space="0" w:color="auto"/>
                <w:bottom w:val="none" w:sz="0" w:space="0" w:color="auto"/>
                <w:right w:val="none" w:sz="0" w:space="0" w:color="auto"/>
              </w:divBdr>
            </w:div>
            <w:div w:id="1223515940">
              <w:marLeft w:val="0"/>
              <w:marRight w:val="0"/>
              <w:marTop w:val="0"/>
              <w:marBottom w:val="0"/>
              <w:divBdr>
                <w:top w:val="none" w:sz="0" w:space="0" w:color="auto"/>
                <w:left w:val="none" w:sz="0" w:space="0" w:color="auto"/>
                <w:bottom w:val="none" w:sz="0" w:space="0" w:color="auto"/>
                <w:right w:val="none" w:sz="0" w:space="0" w:color="auto"/>
              </w:divBdr>
            </w:div>
            <w:div w:id="412706152">
              <w:marLeft w:val="0"/>
              <w:marRight w:val="0"/>
              <w:marTop w:val="0"/>
              <w:marBottom w:val="0"/>
              <w:divBdr>
                <w:top w:val="none" w:sz="0" w:space="0" w:color="auto"/>
                <w:left w:val="none" w:sz="0" w:space="0" w:color="auto"/>
                <w:bottom w:val="none" w:sz="0" w:space="0" w:color="auto"/>
                <w:right w:val="none" w:sz="0" w:space="0" w:color="auto"/>
              </w:divBdr>
            </w:div>
            <w:div w:id="1891070700">
              <w:marLeft w:val="0"/>
              <w:marRight w:val="0"/>
              <w:marTop w:val="0"/>
              <w:marBottom w:val="0"/>
              <w:divBdr>
                <w:top w:val="none" w:sz="0" w:space="0" w:color="auto"/>
                <w:left w:val="none" w:sz="0" w:space="0" w:color="auto"/>
                <w:bottom w:val="none" w:sz="0" w:space="0" w:color="auto"/>
                <w:right w:val="none" w:sz="0" w:space="0" w:color="auto"/>
              </w:divBdr>
            </w:div>
            <w:div w:id="17529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8460">
      <w:bodyDiv w:val="1"/>
      <w:marLeft w:val="0"/>
      <w:marRight w:val="0"/>
      <w:marTop w:val="0"/>
      <w:marBottom w:val="0"/>
      <w:divBdr>
        <w:top w:val="none" w:sz="0" w:space="0" w:color="auto"/>
        <w:left w:val="none" w:sz="0" w:space="0" w:color="auto"/>
        <w:bottom w:val="none" w:sz="0" w:space="0" w:color="auto"/>
        <w:right w:val="none" w:sz="0" w:space="0" w:color="auto"/>
      </w:divBdr>
      <w:divsChild>
        <w:div w:id="1895191526">
          <w:marLeft w:val="0"/>
          <w:marRight w:val="0"/>
          <w:marTop w:val="0"/>
          <w:marBottom w:val="0"/>
          <w:divBdr>
            <w:top w:val="none" w:sz="0" w:space="0" w:color="auto"/>
            <w:left w:val="none" w:sz="0" w:space="0" w:color="auto"/>
            <w:bottom w:val="none" w:sz="0" w:space="0" w:color="auto"/>
            <w:right w:val="none" w:sz="0" w:space="0" w:color="auto"/>
          </w:divBdr>
          <w:divsChild>
            <w:div w:id="209146034">
              <w:marLeft w:val="0"/>
              <w:marRight w:val="0"/>
              <w:marTop w:val="0"/>
              <w:marBottom w:val="0"/>
              <w:divBdr>
                <w:top w:val="none" w:sz="0" w:space="0" w:color="auto"/>
                <w:left w:val="none" w:sz="0" w:space="0" w:color="auto"/>
                <w:bottom w:val="none" w:sz="0" w:space="0" w:color="auto"/>
                <w:right w:val="none" w:sz="0" w:space="0" w:color="auto"/>
              </w:divBdr>
            </w:div>
            <w:div w:id="1477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7036">
      <w:bodyDiv w:val="1"/>
      <w:marLeft w:val="0"/>
      <w:marRight w:val="0"/>
      <w:marTop w:val="0"/>
      <w:marBottom w:val="0"/>
      <w:divBdr>
        <w:top w:val="none" w:sz="0" w:space="0" w:color="auto"/>
        <w:left w:val="none" w:sz="0" w:space="0" w:color="auto"/>
        <w:bottom w:val="none" w:sz="0" w:space="0" w:color="auto"/>
        <w:right w:val="none" w:sz="0" w:space="0" w:color="auto"/>
      </w:divBdr>
      <w:divsChild>
        <w:div w:id="1885487554">
          <w:marLeft w:val="0"/>
          <w:marRight w:val="0"/>
          <w:marTop w:val="0"/>
          <w:marBottom w:val="0"/>
          <w:divBdr>
            <w:top w:val="none" w:sz="0" w:space="0" w:color="auto"/>
            <w:left w:val="none" w:sz="0" w:space="0" w:color="auto"/>
            <w:bottom w:val="none" w:sz="0" w:space="0" w:color="auto"/>
            <w:right w:val="none" w:sz="0" w:space="0" w:color="auto"/>
          </w:divBdr>
          <w:divsChild>
            <w:div w:id="643778064">
              <w:marLeft w:val="0"/>
              <w:marRight w:val="0"/>
              <w:marTop w:val="0"/>
              <w:marBottom w:val="0"/>
              <w:divBdr>
                <w:top w:val="none" w:sz="0" w:space="0" w:color="auto"/>
                <w:left w:val="none" w:sz="0" w:space="0" w:color="auto"/>
                <w:bottom w:val="none" w:sz="0" w:space="0" w:color="auto"/>
                <w:right w:val="none" w:sz="0" w:space="0" w:color="auto"/>
              </w:divBdr>
            </w:div>
            <w:div w:id="1603953932">
              <w:marLeft w:val="0"/>
              <w:marRight w:val="0"/>
              <w:marTop w:val="0"/>
              <w:marBottom w:val="0"/>
              <w:divBdr>
                <w:top w:val="none" w:sz="0" w:space="0" w:color="auto"/>
                <w:left w:val="none" w:sz="0" w:space="0" w:color="auto"/>
                <w:bottom w:val="none" w:sz="0" w:space="0" w:color="auto"/>
                <w:right w:val="none" w:sz="0" w:space="0" w:color="auto"/>
              </w:divBdr>
            </w:div>
            <w:div w:id="7101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316">
      <w:bodyDiv w:val="1"/>
      <w:marLeft w:val="0"/>
      <w:marRight w:val="0"/>
      <w:marTop w:val="0"/>
      <w:marBottom w:val="0"/>
      <w:divBdr>
        <w:top w:val="none" w:sz="0" w:space="0" w:color="auto"/>
        <w:left w:val="none" w:sz="0" w:space="0" w:color="auto"/>
        <w:bottom w:val="none" w:sz="0" w:space="0" w:color="auto"/>
        <w:right w:val="none" w:sz="0" w:space="0" w:color="auto"/>
      </w:divBdr>
      <w:divsChild>
        <w:div w:id="360056598">
          <w:marLeft w:val="0"/>
          <w:marRight w:val="0"/>
          <w:marTop w:val="0"/>
          <w:marBottom w:val="0"/>
          <w:divBdr>
            <w:top w:val="none" w:sz="0" w:space="0" w:color="auto"/>
            <w:left w:val="none" w:sz="0" w:space="0" w:color="auto"/>
            <w:bottom w:val="none" w:sz="0" w:space="0" w:color="auto"/>
            <w:right w:val="none" w:sz="0" w:space="0" w:color="auto"/>
          </w:divBdr>
          <w:divsChild>
            <w:div w:id="292441822">
              <w:marLeft w:val="0"/>
              <w:marRight w:val="0"/>
              <w:marTop w:val="0"/>
              <w:marBottom w:val="0"/>
              <w:divBdr>
                <w:top w:val="none" w:sz="0" w:space="0" w:color="auto"/>
                <w:left w:val="none" w:sz="0" w:space="0" w:color="auto"/>
                <w:bottom w:val="none" w:sz="0" w:space="0" w:color="auto"/>
                <w:right w:val="none" w:sz="0" w:space="0" w:color="auto"/>
              </w:divBdr>
            </w:div>
            <w:div w:id="839925117">
              <w:marLeft w:val="0"/>
              <w:marRight w:val="0"/>
              <w:marTop w:val="0"/>
              <w:marBottom w:val="0"/>
              <w:divBdr>
                <w:top w:val="none" w:sz="0" w:space="0" w:color="auto"/>
                <w:left w:val="none" w:sz="0" w:space="0" w:color="auto"/>
                <w:bottom w:val="none" w:sz="0" w:space="0" w:color="auto"/>
                <w:right w:val="none" w:sz="0" w:space="0" w:color="auto"/>
              </w:divBdr>
            </w:div>
            <w:div w:id="1849759051">
              <w:marLeft w:val="0"/>
              <w:marRight w:val="0"/>
              <w:marTop w:val="0"/>
              <w:marBottom w:val="0"/>
              <w:divBdr>
                <w:top w:val="none" w:sz="0" w:space="0" w:color="auto"/>
                <w:left w:val="none" w:sz="0" w:space="0" w:color="auto"/>
                <w:bottom w:val="none" w:sz="0" w:space="0" w:color="auto"/>
                <w:right w:val="none" w:sz="0" w:space="0" w:color="auto"/>
              </w:divBdr>
            </w:div>
            <w:div w:id="2079744460">
              <w:marLeft w:val="0"/>
              <w:marRight w:val="0"/>
              <w:marTop w:val="0"/>
              <w:marBottom w:val="0"/>
              <w:divBdr>
                <w:top w:val="none" w:sz="0" w:space="0" w:color="auto"/>
                <w:left w:val="none" w:sz="0" w:space="0" w:color="auto"/>
                <w:bottom w:val="none" w:sz="0" w:space="0" w:color="auto"/>
                <w:right w:val="none" w:sz="0" w:space="0" w:color="auto"/>
              </w:divBdr>
            </w:div>
            <w:div w:id="1850215723">
              <w:marLeft w:val="0"/>
              <w:marRight w:val="0"/>
              <w:marTop w:val="0"/>
              <w:marBottom w:val="0"/>
              <w:divBdr>
                <w:top w:val="none" w:sz="0" w:space="0" w:color="auto"/>
                <w:left w:val="none" w:sz="0" w:space="0" w:color="auto"/>
                <w:bottom w:val="none" w:sz="0" w:space="0" w:color="auto"/>
                <w:right w:val="none" w:sz="0" w:space="0" w:color="auto"/>
              </w:divBdr>
            </w:div>
            <w:div w:id="808550055">
              <w:marLeft w:val="0"/>
              <w:marRight w:val="0"/>
              <w:marTop w:val="0"/>
              <w:marBottom w:val="0"/>
              <w:divBdr>
                <w:top w:val="none" w:sz="0" w:space="0" w:color="auto"/>
                <w:left w:val="none" w:sz="0" w:space="0" w:color="auto"/>
                <w:bottom w:val="none" w:sz="0" w:space="0" w:color="auto"/>
                <w:right w:val="none" w:sz="0" w:space="0" w:color="auto"/>
              </w:divBdr>
            </w:div>
            <w:div w:id="1811053781">
              <w:marLeft w:val="0"/>
              <w:marRight w:val="0"/>
              <w:marTop w:val="0"/>
              <w:marBottom w:val="0"/>
              <w:divBdr>
                <w:top w:val="none" w:sz="0" w:space="0" w:color="auto"/>
                <w:left w:val="none" w:sz="0" w:space="0" w:color="auto"/>
                <w:bottom w:val="none" w:sz="0" w:space="0" w:color="auto"/>
                <w:right w:val="none" w:sz="0" w:space="0" w:color="auto"/>
              </w:divBdr>
            </w:div>
            <w:div w:id="635985034">
              <w:marLeft w:val="0"/>
              <w:marRight w:val="0"/>
              <w:marTop w:val="0"/>
              <w:marBottom w:val="0"/>
              <w:divBdr>
                <w:top w:val="none" w:sz="0" w:space="0" w:color="auto"/>
                <w:left w:val="none" w:sz="0" w:space="0" w:color="auto"/>
                <w:bottom w:val="none" w:sz="0" w:space="0" w:color="auto"/>
                <w:right w:val="none" w:sz="0" w:space="0" w:color="auto"/>
              </w:divBdr>
            </w:div>
            <w:div w:id="1214848114">
              <w:marLeft w:val="0"/>
              <w:marRight w:val="0"/>
              <w:marTop w:val="0"/>
              <w:marBottom w:val="0"/>
              <w:divBdr>
                <w:top w:val="none" w:sz="0" w:space="0" w:color="auto"/>
                <w:left w:val="none" w:sz="0" w:space="0" w:color="auto"/>
                <w:bottom w:val="none" w:sz="0" w:space="0" w:color="auto"/>
                <w:right w:val="none" w:sz="0" w:space="0" w:color="auto"/>
              </w:divBdr>
            </w:div>
            <w:div w:id="1115561542">
              <w:marLeft w:val="0"/>
              <w:marRight w:val="0"/>
              <w:marTop w:val="0"/>
              <w:marBottom w:val="0"/>
              <w:divBdr>
                <w:top w:val="none" w:sz="0" w:space="0" w:color="auto"/>
                <w:left w:val="none" w:sz="0" w:space="0" w:color="auto"/>
                <w:bottom w:val="none" w:sz="0" w:space="0" w:color="auto"/>
                <w:right w:val="none" w:sz="0" w:space="0" w:color="auto"/>
              </w:divBdr>
            </w:div>
            <w:div w:id="42607597">
              <w:marLeft w:val="0"/>
              <w:marRight w:val="0"/>
              <w:marTop w:val="0"/>
              <w:marBottom w:val="0"/>
              <w:divBdr>
                <w:top w:val="none" w:sz="0" w:space="0" w:color="auto"/>
                <w:left w:val="none" w:sz="0" w:space="0" w:color="auto"/>
                <w:bottom w:val="none" w:sz="0" w:space="0" w:color="auto"/>
                <w:right w:val="none" w:sz="0" w:space="0" w:color="auto"/>
              </w:divBdr>
            </w:div>
            <w:div w:id="1255894624">
              <w:marLeft w:val="0"/>
              <w:marRight w:val="0"/>
              <w:marTop w:val="0"/>
              <w:marBottom w:val="0"/>
              <w:divBdr>
                <w:top w:val="none" w:sz="0" w:space="0" w:color="auto"/>
                <w:left w:val="none" w:sz="0" w:space="0" w:color="auto"/>
                <w:bottom w:val="none" w:sz="0" w:space="0" w:color="auto"/>
                <w:right w:val="none" w:sz="0" w:space="0" w:color="auto"/>
              </w:divBdr>
            </w:div>
            <w:div w:id="280695662">
              <w:marLeft w:val="0"/>
              <w:marRight w:val="0"/>
              <w:marTop w:val="0"/>
              <w:marBottom w:val="0"/>
              <w:divBdr>
                <w:top w:val="none" w:sz="0" w:space="0" w:color="auto"/>
                <w:left w:val="none" w:sz="0" w:space="0" w:color="auto"/>
                <w:bottom w:val="none" w:sz="0" w:space="0" w:color="auto"/>
                <w:right w:val="none" w:sz="0" w:space="0" w:color="auto"/>
              </w:divBdr>
            </w:div>
            <w:div w:id="14235941">
              <w:marLeft w:val="0"/>
              <w:marRight w:val="0"/>
              <w:marTop w:val="0"/>
              <w:marBottom w:val="0"/>
              <w:divBdr>
                <w:top w:val="none" w:sz="0" w:space="0" w:color="auto"/>
                <w:left w:val="none" w:sz="0" w:space="0" w:color="auto"/>
                <w:bottom w:val="none" w:sz="0" w:space="0" w:color="auto"/>
                <w:right w:val="none" w:sz="0" w:space="0" w:color="auto"/>
              </w:divBdr>
            </w:div>
            <w:div w:id="1553422807">
              <w:marLeft w:val="0"/>
              <w:marRight w:val="0"/>
              <w:marTop w:val="0"/>
              <w:marBottom w:val="0"/>
              <w:divBdr>
                <w:top w:val="none" w:sz="0" w:space="0" w:color="auto"/>
                <w:left w:val="none" w:sz="0" w:space="0" w:color="auto"/>
                <w:bottom w:val="none" w:sz="0" w:space="0" w:color="auto"/>
                <w:right w:val="none" w:sz="0" w:space="0" w:color="auto"/>
              </w:divBdr>
            </w:div>
            <w:div w:id="533006519">
              <w:marLeft w:val="0"/>
              <w:marRight w:val="0"/>
              <w:marTop w:val="0"/>
              <w:marBottom w:val="0"/>
              <w:divBdr>
                <w:top w:val="none" w:sz="0" w:space="0" w:color="auto"/>
                <w:left w:val="none" w:sz="0" w:space="0" w:color="auto"/>
                <w:bottom w:val="none" w:sz="0" w:space="0" w:color="auto"/>
                <w:right w:val="none" w:sz="0" w:space="0" w:color="auto"/>
              </w:divBdr>
            </w:div>
            <w:div w:id="1327828957">
              <w:marLeft w:val="0"/>
              <w:marRight w:val="0"/>
              <w:marTop w:val="0"/>
              <w:marBottom w:val="0"/>
              <w:divBdr>
                <w:top w:val="none" w:sz="0" w:space="0" w:color="auto"/>
                <w:left w:val="none" w:sz="0" w:space="0" w:color="auto"/>
                <w:bottom w:val="none" w:sz="0" w:space="0" w:color="auto"/>
                <w:right w:val="none" w:sz="0" w:space="0" w:color="auto"/>
              </w:divBdr>
            </w:div>
            <w:div w:id="514616547">
              <w:marLeft w:val="0"/>
              <w:marRight w:val="0"/>
              <w:marTop w:val="0"/>
              <w:marBottom w:val="0"/>
              <w:divBdr>
                <w:top w:val="none" w:sz="0" w:space="0" w:color="auto"/>
                <w:left w:val="none" w:sz="0" w:space="0" w:color="auto"/>
                <w:bottom w:val="none" w:sz="0" w:space="0" w:color="auto"/>
                <w:right w:val="none" w:sz="0" w:space="0" w:color="auto"/>
              </w:divBdr>
            </w:div>
            <w:div w:id="1833911076">
              <w:marLeft w:val="0"/>
              <w:marRight w:val="0"/>
              <w:marTop w:val="0"/>
              <w:marBottom w:val="0"/>
              <w:divBdr>
                <w:top w:val="none" w:sz="0" w:space="0" w:color="auto"/>
                <w:left w:val="none" w:sz="0" w:space="0" w:color="auto"/>
                <w:bottom w:val="none" w:sz="0" w:space="0" w:color="auto"/>
                <w:right w:val="none" w:sz="0" w:space="0" w:color="auto"/>
              </w:divBdr>
            </w:div>
            <w:div w:id="1408578567">
              <w:marLeft w:val="0"/>
              <w:marRight w:val="0"/>
              <w:marTop w:val="0"/>
              <w:marBottom w:val="0"/>
              <w:divBdr>
                <w:top w:val="none" w:sz="0" w:space="0" w:color="auto"/>
                <w:left w:val="none" w:sz="0" w:space="0" w:color="auto"/>
                <w:bottom w:val="none" w:sz="0" w:space="0" w:color="auto"/>
                <w:right w:val="none" w:sz="0" w:space="0" w:color="auto"/>
              </w:divBdr>
            </w:div>
            <w:div w:id="334722643">
              <w:marLeft w:val="0"/>
              <w:marRight w:val="0"/>
              <w:marTop w:val="0"/>
              <w:marBottom w:val="0"/>
              <w:divBdr>
                <w:top w:val="none" w:sz="0" w:space="0" w:color="auto"/>
                <w:left w:val="none" w:sz="0" w:space="0" w:color="auto"/>
                <w:bottom w:val="none" w:sz="0" w:space="0" w:color="auto"/>
                <w:right w:val="none" w:sz="0" w:space="0" w:color="auto"/>
              </w:divBdr>
            </w:div>
            <w:div w:id="106048020">
              <w:marLeft w:val="0"/>
              <w:marRight w:val="0"/>
              <w:marTop w:val="0"/>
              <w:marBottom w:val="0"/>
              <w:divBdr>
                <w:top w:val="none" w:sz="0" w:space="0" w:color="auto"/>
                <w:left w:val="none" w:sz="0" w:space="0" w:color="auto"/>
                <w:bottom w:val="none" w:sz="0" w:space="0" w:color="auto"/>
                <w:right w:val="none" w:sz="0" w:space="0" w:color="auto"/>
              </w:divBdr>
            </w:div>
            <w:div w:id="1708750534">
              <w:marLeft w:val="0"/>
              <w:marRight w:val="0"/>
              <w:marTop w:val="0"/>
              <w:marBottom w:val="0"/>
              <w:divBdr>
                <w:top w:val="none" w:sz="0" w:space="0" w:color="auto"/>
                <w:left w:val="none" w:sz="0" w:space="0" w:color="auto"/>
                <w:bottom w:val="none" w:sz="0" w:space="0" w:color="auto"/>
                <w:right w:val="none" w:sz="0" w:space="0" w:color="auto"/>
              </w:divBdr>
            </w:div>
            <w:div w:id="1170297108">
              <w:marLeft w:val="0"/>
              <w:marRight w:val="0"/>
              <w:marTop w:val="0"/>
              <w:marBottom w:val="0"/>
              <w:divBdr>
                <w:top w:val="none" w:sz="0" w:space="0" w:color="auto"/>
                <w:left w:val="none" w:sz="0" w:space="0" w:color="auto"/>
                <w:bottom w:val="none" w:sz="0" w:space="0" w:color="auto"/>
                <w:right w:val="none" w:sz="0" w:space="0" w:color="auto"/>
              </w:divBdr>
            </w:div>
            <w:div w:id="172381800">
              <w:marLeft w:val="0"/>
              <w:marRight w:val="0"/>
              <w:marTop w:val="0"/>
              <w:marBottom w:val="0"/>
              <w:divBdr>
                <w:top w:val="none" w:sz="0" w:space="0" w:color="auto"/>
                <w:left w:val="none" w:sz="0" w:space="0" w:color="auto"/>
                <w:bottom w:val="none" w:sz="0" w:space="0" w:color="auto"/>
                <w:right w:val="none" w:sz="0" w:space="0" w:color="auto"/>
              </w:divBdr>
            </w:div>
            <w:div w:id="2118716454">
              <w:marLeft w:val="0"/>
              <w:marRight w:val="0"/>
              <w:marTop w:val="0"/>
              <w:marBottom w:val="0"/>
              <w:divBdr>
                <w:top w:val="none" w:sz="0" w:space="0" w:color="auto"/>
                <w:left w:val="none" w:sz="0" w:space="0" w:color="auto"/>
                <w:bottom w:val="none" w:sz="0" w:space="0" w:color="auto"/>
                <w:right w:val="none" w:sz="0" w:space="0" w:color="auto"/>
              </w:divBdr>
            </w:div>
            <w:div w:id="244607273">
              <w:marLeft w:val="0"/>
              <w:marRight w:val="0"/>
              <w:marTop w:val="0"/>
              <w:marBottom w:val="0"/>
              <w:divBdr>
                <w:top w:val="none" w:sz="0" w:space="0" w:color="auto"/>
                <w:left w:val="none" w:sz="0" w:space="0" w:color="auto"/>
                <w:bottom w:val="none" w:sz="0" w:space="0" w:color="auto"/>
                <w:right w:val="none" w:sz="0" w:space="0" w:color="auto"/>
              </w:divBdr>
            </w:div>
            <w:div w:id="1640762974">
              <w:marLeft w:val="0"/>
              <w:marRight w:val="0"/>
              <w:marTop w:val="0"/>
              <w:marBottom w:val="0"/>
              <w:divBdr>
                <w:top w:val="none" w:sz="0" w:space="0" w:color="auto"/>
                <w:left w:val="none" w:sz="0" w:space="0" w:color="auto"/>
                <w:bottom w:val="none" w:sz="0" w:space="0" w:color="auto"/>
                <w:right w:val="none" w:sz="0" w:space="0" w:color="auto"/>
              </w:divBdr>
            </w:div>
            <w:div w:id="1121222115">
              <w:marLeft w:val="0"/>
              <w:marRight w:val="0"/>
              <w:marTop w:val="0"/>
              <w:marBottom w:val="0"/>
              <w:divBdr>
                <w:top w:val="none" w:sz="0" w:space="0" w:color="auto"/>
                <w:left w:val="none" w:sz="0" w:space="0" w:color="auto"/>
                <w:bottom w:val="none" w:sz="0" w:space="0" w:color="auto"/>
                <w:right w:val="none" w:sz="0" w:space="0" w:color="auto"/>
              </w:divBdr>
            </w:div>
            <w:div w:id="715588445">
              <w:marLeft w:val="0"/>
              <w:marRight w:val="0"/>
              <w:marTop w:val="0"/>
              <w:marBottom w:val="0"/>
              <w:divBdr>
                <w:top w:val="none" w:sz="0" w:space="0" w:color="auto"/>
                <w:left w:val="none" w:sz="0" w:space="0" w:color="auto"/>
                <w:bottom w:val="none" w:sz="0" w:space="0" w:color="auto"/>
                <w:right w:val="none" w:sz="0" w:space="0" w:color="auto"/>
              </w:divBdr>
            </w:div>
            <w:div w:id="545995521">
              <w:marLeft w:val="0"/>
              <w:marRight w:val="0"/>
              <w:marTop w:val="0"/>
              <w:marBottom w:val="0"/>
              <w:divBdr>
                <w:top w:val="none" w:sz="0" w:space="0" w:color="auto"/>
                <w:left w:val="none" w:sz="0" w:space="0" w:color="auto"/>
                <w:bottom w:val="none" w:sz="0" w:space="0" w:color="auto"/>
                <w:right w:val="none" w:sz="0" w:space="0" w:color="auto"/>
              </w:divBdr>
            </w:div>
            <w:div w:id="1029182460">
              <w:marLeft w:val="0"/>
              <w:marRight w:val="0"/>
              <w:marTop w:val="0"/>
              <w:marBottom w:val="0"/>
              <w:divBdr>
                <w:top w:val="none" w:sz="0" w:space="0" w:color="auto"/>
                <w:left w:val="none" w:sz="0" w:space="0" w:color="auto"/>
                <w:bottom w:val="none" w:sz="0" w:space="0" w:color="auto"/>
                <w:right w:val="none" w:sz="0" w:space="0" w:color="auto"/>
              </w:divBdr>
            </w:div>
            <w:div w:id="688406414">
              <w:marLeft w:val="0"/>
              <w:marRight w:val="0"/>
              <w:marTop w:val="0"/>
              <w:marBottom w:val="0"/>
              <w:divBdr>
                <w:top w:val="none" w:sz="0" w:space="0" w:color="auto"/>
                <w:left w:val="none" w:sz="0" w:space="0" w:color="auto"/>
                <w:bottom w:val="none" w:sz="0" w:space="0" w:color="auto"/>
                <w:right w:val="none" w:sz="0" w:space="0" w:color="auto"/>
              </w:divBdr>
            </w:div>
            <w:div w:id="1248613644">
              <w:marLeft w:val="0"/>
              <w:marRight w:val="0"/>
              <w:marTop w:val="0"/>
              <w:marBottom w:val="0"/>
              <w:divBdr>
                <w:top w:val="none" w:sz="0" w:space="0" w:color="auto"/>
                <w:left w:val="none" w:sz="0" w:space="0" w:color="auto"/>
                <w:bottom w:val="none" w:sz="0" w:space="0" w:color="auto"/>
                <w:right w:val="none" w:sz="0" w:space="0" w:color="auto"/>
              </w:divBdr>
            </w:div>
            <w:div w:id="1253204789">
              <w:marLeft w:val="0"/>
              <w:marRight w:val="0"/>
              <w:marTop w:val="0"/>
              <w:marBottom w:val="0"/>
              <w:divBdr>
                <w:top w:val="none" w:sz="0" w:space="0" w:color="auto"/>
                <w:left w:val="none" w:sz="0" w:space="0" w:color="auto"/>
                <w:bottom w:val="none" w:sz="0" w:space="0" w:color="auto"/>
                <w:right w:val="none" w:sz="0" w:space="0" w:color="auto"/>
              </w:divBdr>
            </w:div>
            <w:div w:id="502013251">
              <w:marLeft w:val="0"/>
              <w:marRight w:val="0"/>
              <w:marTop w:val="0"/>
              <w:marBottom w:val="0"/>
              <w:divBdr>
                <w:top w:val="none" w:sz="0" w:space="0" w:color="auto"/>
                <w:left w:val="none" w:sz="0" w:space="0" w:color="auto"/>
                <w:bottom w:val="none" w:sz="0" w:space="0" w:color="auto"/>
                <w:right w:val="none" w:sz="0" w:space="0" w:color="auto"/>
              </w:divBdr>
            </w:div>
            <w:div w:id="501284969">
              <w:marLeft w:val="0"/>
              <w:marRight w:val="0"/>
              <w:marTop w:val="0"/>
              <w:marBottom w:val="0"/>
              <w:divBdr>
                <w:top w:val="none" w:sz="0" w:space="0" w:color="auto"/>
                <w:left w:val="none" w:sz="0" w:space="0" w:color="auto"/>
                <w:bottom w:val="none" w:sz="0" w:space="0" w:color="auto"/>
                <w:right w:val="none" w:sz="0" w:space="0" w:color="auto"/>
              </w:divBdr>
            </w:div>
            <w:div w:id="1219899845">
              <w:marLeft w:val="0"/>
              <w:marRight w:val="0"/>
              <w:marTop w:val="0"/>
              <w:marBottom w:val="0"/>
              <w:divBdr>
                <w:top w:val="none" w:sz="0" w:space="0" w:color="auto"/>
                <w:left w:val="none" w:sz="0" w:space="0" w:color="auto"/>
                <w:bottom w:val="none" w:sz="0" w:space="0" w:color="auto"/>
                <w:right w:val="none" w:sz="0" w:space="0" w:color="auto"/>
              </w:divBdr>
            </w:div>
            <w:div w:id="1454059784">
              <w:marLeft w:val="0"/>
              <w:marRight w:val="0"/>
              <w:marTop w:val="0"/>
              <w:marBottom w:val="0"/>
              <w:divBdr>
                <w:top w:val="none" w:sz="0" w:space="0" w:color="auto"/>
                <w:left w:val="none" w:sz="0" w:space="0" w:color="auto"/>
                <w:bottom w:val="none" w:sz="0" w:space="0" w:color="auto"/>
                <w:right w:val="none" w:sz="0" w:space="0" w:color="auto"/>
              </w:divBdr>
            </w:div>
            <w:div w:id="257374790">
              <w:marLeft w:val="0"/>
              <w:marRight w:val="0"/>
              <w:marTop w:val="0"/>
              <w:marBottom w:val="0"/>
              <w:divBdr>
                <w:top w:val="none" w:sz="0" w:space="0" w:color="auto"/>
                <w:left w:val="none" w:sz="0" w:space="0" w:color="auto"/>
                <w:bottom w:val="none" w:sz="0" w:space="0" w:color="auto"/>
                <w:right w:val="none" w:sz="0" w:space="0" w:color="auto"/>
              </w:divBdr>
            </w:div>
            <w:div w:id="899630717">
              <w:marLeft w:val="0"/>
              <w:marRight w:val="0"/>
              <w:marTop w:val="0"/>
              <w:marBottom w:val="0"/>
              <w:divBdr>
                <w:top w:val="none" w:sz="0" w:space="0" w:color="auto"/>
                <w:left w:val="none" w:sz="0" w:space="0" w:color="auto"/>
                <w:bottom w:val="none" w:sz="0" w:space="0" w:color="auto"/>
                <w:right w:val="none" w:sz="0" w:space="0" w:color="auto"/>
              </w:divBdr>
            </w:div>
            <w:div w:id="1102845816">
              <w:marLeft w:val="0"/>
              <w:marRight w:val="0"/>
              <w:marTop w:val="0"/>
              <w:marBottom w:val="0"/>
              <w:divBdr>
                <w:top w:val="none" w:sz="0" w:space="0" w:color="auto"/>
                <w:left w:val="none" w:sz="0" w:space="0" w:color="auto"/>
                <w:bottom w:val="none" w:sz="0" w:space="0" w:color="auto"/>
                <w:right w:val="none" w:sz="0" w:space="0" w:color="auto"/>
              </w:divBdr>
            </w:div>
            <w:div w:id="1702389430">
              <w:marLeft w:val="0"/>
              <w:marRight w:val="0"/>
              <w:marTop w:val="0"/>
              <w:marBottom w:val="0"/>
              <w:divBdr>
                <w:top w:val="none" w:sz="0" w:space="0" w:color="auto"/>
                <w:left w:val="none" w:sz="0" w:space="0" w:color="auto"/>
                <w:bottom w:val="none" w:sz="0" w:space="0" w:color="auto"/>
                <w:right w:val="none" w:sz="0" w:space="0" w:color="auto"/>
              </w:divBdr>
            </w:div>
            <w:div w:id="50659432">
              <w:marLeft w:val="0"/>
              <w:marRight w:val="0"/>
              <w:marTop w:val="0"/>
              <w:marBottom w:val="0"/>
              <w:divBdr>
                <w:top w:val="none" w:sz="0" w:space="0" w:color="auto"/>
                <w:left w:val="none" w:sz="0" w:space="0" w:color="auto"/>
                <w:bottom w:val="none" w:sz="0" w:space="0" w:color="auto"/>
                <w:right w:val="none" w:sz="0" w:space="0" w:color="auto"/>
              </w:divBdr>
            </w:div>
            <w:div w:id="546139438">
              <w:marLeft w:val="0"/>
              <w:marRight w:val="0"/>
              <w:marTop w:val="0"/>
              <w:marBottom w:val="0"/>
              <w:divBdr>
                <w:top w:val="none" w:sz="0" w:space="0" w:color="auto"/>
                <w:left w:val="none" w:sz="0" w:space="0" w:color="auto"/>
                <w:bottom w:val="none" w:sz="0" w:space="0" w:color="auto"/>
                <w:right w:val="none" w:sz="0" w:space="0" w:color="auto"/>
              </w:divBdr>
            </w:div>
            <w:div w:id="908073862">
              <w:marLeft w:val="0"/>
              <w:marRight w:val="0"/>
              <w:marTop w:val="0"/>
              <w:marBottom w:val="0"/>
              <w:divBdr>
                <w:top w:val="none" w:sz="0" w:space="0" w:color="auto"/>
                <w:left w:val="none" w:sz="0" w:space="0" w:color="auto"/>
                <w:bottom w:val="none" w:sz="0" w:space="0" w:color="auto"/>
                <w:right w:val="none" w:sz="0" w:space="0" w:color="auto"/>
              </w:divBdr>
            </w:div>
            <w:div w:id="77220207">
              <w:marLeft w:val="0"/>
              <w:marRight w:val="0"/>
              <w:marTop w:val="0"/>
              <w:marBottom w:val="0"/>
              <w:divBdr>
                <w:top w:val="none" w:sz="0" w:space="0" w:color="auto"/>
                <w:left w:val="none" w:sz="0" w:space="0" w:color="auto"/>
                <w:bottom w:val="none" w:sz="0" w:space="0" w:color="auto"/>
                <w:right w:val="none" w:sz="0" w:space="0" w:color="auto"/>
              </w:divBdr>
            </w:div>
            <w:div w:id="1330789806">
              <w:marLeft w:val="0"/>
              <w:marRight w:val="0"/>
              <w:marTop w:val="0"/>
              <w:marBottom w:val="0"/>
              <w:divBdr>
                <w:top w:val="none" w:sz="0" w:space="0" w:color="auto"/>
                <w:left w:val="none" w:sz="0" w:space="0" w:color="auto"/>
                <w:bottom w:val="none" w:sz="0" w:space="0" w:color="auto"/>
                <w:right w:val="none" w:sz="0" w:space="0" w:color="auto"/>
              </w:divBdr>
            </w:div>
            <w:div w:id="1680808290">
              <w:marLeft w:val="0"/>
              <w:marRight w:val="0"/>
              <w:marTop w:val="0"/>
              <w:marBottom w:val="0"/>
              <w:divBdr>
                <w:top w:val="none" w:sz="0" w:space="0" w:color="auto"/>
                <w:left w:val="none" w:sz="0" w:space="0" w:color="auto"/>
                <w:bottom w:val="none" w:sz="0" w:space="0" w:color="auto"/>
                <w:right w:val="none" w:sz="0" w:space="0" w:color="auto"/>
              </w:divBdr>
            </w:div>
            <w:div w:id="1436824091">
              <w:marLeft w:val="0"/>
              <w:marRight w:val="0"/>
              <w:marTop w:val="0"/>
              <w:marBottom w:val="0"/>
              <w:divBdr>
                <w:top w:val="none" w:sz="0" w:space="0" w:color="auto"/>
                <w:left w:val="none" w:sz="0" w:space="0" w:color="auto"/>
                <w:bottom w:val="none" w:sz="0" w:space="0" w:color="auto"/>
                <w:right w:val="none" w:sz="0" w:space="0" w:color="auto"/>
              </w:divBdr>
            </w:div>
            <w:div w:id="1139565894">
              <w:marLeft w:val="0"/>
              <w:marRight w:val="0"/>
              <w:marTop w:val="0"/>
              <w:marBottom w:val="0"/>
              <w:divBdr>
                <w:top w:val="none" w:sz="0" w:space="0" w:color="auto"/>
                <w:left w:val="none" w:sz="0" w:space="0" w:color="auto"/>
                <w:bottom w:val="none" w:sz="0" w:space="0" w:color="auto"/>
                <w:right w:val="none" w:sz="0" w:space="0" w:color="auto"/>
              </w:divBdr>
            </w:div>
            <w:div w:id="1726682049">
              <w:marLeft w:val="0"/>
              <w:marRight w:val="0"/>
              <w:marTop w:val="0"/>
              <w:marBottom w:val="0"/>
              <w:divBdr>
                <w:top w:val="none" w:sz="0" w:space="0" w:color="auto"/>
                <w:left w:val="none" w:sz="0" w:space="0" w:color="auto"/>
                <w:bottom w:val="none" w:sz="0" w:space="0" w:color="auto"/>
                <w:right w:val="none" w:sz="0" w:space="0" w:color="auto"/>
              </w:divBdr>
            </w:div>
            <w:div w:id="1576434787">
              <w:marLeft w:val="0"/>
              <w:marRight w:val="0"/>
              <w:marTop w:val="0"/>
              <w:marBottom w:val="0"/>
              <w:divBdr>
                <w:top w:val="none" w:sz="0" w:space="0" w:color="auto"/>
                <w:left w:val="none" w:sz="0" w:space="0" w:color="auto"/>
                <w:bottom w:val="none" w:sz="0" w:space="0" w:color="auto"/>
                <w:right w:val="none" w:sz="0" w:space="0" w:color="auto"/>
              </w:divBdr>
            </w:div>
            <w:div w:id="280303691">
              <w:marLeft w:val="0"/>
              <w:marRight w:val="0"/>
              <w:marTop w:val="0"/>
              <w:marBottom w:val="0"/>
              <w:divBdr>
                <w:top w:val="none" w:sz="0" w:space="0" w:color="auto"/>
                <w:left w:val="none" w:sz="0" w:space="0" w:color="auto"/>
                <w:bottom w:val="none" w:sz="0" w:space="0" w:color="auto"/>
                <w:right w:val="none" w:sz="0" w:space="0" w:color="auto"/>
              </w:divBdr>
            </w:div>
            <w:div w:id="362632888">
              <w:marLeft w:val="0"/>
              <w:marRight w:val="0"/>
              <w:marTop w:val="0"/>
              <w:marBottom w:val="0"/>
              <w:divBdr>
                <w:top w:val="none" w:sz="0" w:space="0" w:color="auto"/>
                <w:left w:val="none" w:sz="0" w:space="0" w:color="auto"/>
                <w:bottom w:val="none" w:sz="0" w:space="0" w:color="auto"/>
                <w:right w:val="none" w:sz="0" w:space="0" w:color="auto"/>
              </w:divBdr>
            </w:div>
            <w:div w:id="1987078522">
              <w:marLeft w:val="0"/>
              <w:marRight w:val="0"/>
              <w:marTop w:val="0"/>
              <w:marBottom w:val="0"/>
              <w:divBdr>
                <w:top w:val="none" w:sz="0" w:space="0" w:color="auto"/>
                <w:left w:val="none" w:sz="0" w:space="0" w:color="auto"/>
                <w:bottom w:val="none" w:sz="0" w:space="0" w:color="auto"/>
                <w:right w:val="none" w:sz="0" w:space="0" w:color="auto"/>
              </w:divBdr>
            </w:div>
            <w:div w:id="615789439">
              <w:marLeft w:val="0"/>
              <w:marRight w:val="0"/>
              <w:marTop w:val="0"/>
              <w:marBottom w:val="0"/>
              <w:divBdr>
                <w:top w:val="none" w:sz="0" w:space="0" w:color="auto"/>
                <w:left w:val="none" w:sz="0" w:space="0" w:color="auto"/>
                <w:bottom w:val="none" w:sz="0" w:space="0" w:color="auto"/>
                <w:right w:val="none" w:sz="0" w:space="0" w:color="auto"/>
              </w:divBdr>
            </w:div>
            <w:div w:id="367682414">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2050716505">
              <w:marLeft w:val="0"/>
              <w:marRight w:val="0"/>
              <w:marTop w:val="0"/>
              <w:marBottom w:val="0"/>
              <w:divBdr>
                <w:top w:val="none" w:sz="0" w:space="0" w:color="auto"/>
                <w:left w:val="none" w:sz="0" w:space="0" w:color="auto"/>
                <w:bottom w:val="none" w:sz="0" w:space="0" w:color="auto"/>
                <w:right w:val="none" w:sz="0" w:space="0" w:color="auto"/>
              </w:divBdr>
            </w:div>
            <w:div w:id="1087774786">
              <w:marLeft w:val="0"/>
              <w:marRight w:val="0"/>
              <w:marTop w:val="0"/>
              <w:marBottom w:val="0"/>
              <w:divBdr>
                <w:top w:val="none" w:sz="0" w:space="0" w:color="auto"/>
                <w:left w:val="none" w:sz="0" w:space="0" w:color="auto"/>
                <w:bottom w:val="none" w:sz="0" w:space="0" w:color="auto"/>
                <w:right w:val="none" w:sz="0" w:space="0" w:color="auto"/>
              </w:divBdr>
            </w:div>
            <w:div w:id="677463881">
              <w:marLeft w:val="0"/>
              <w:marRight w:val="0"/>
              <w:marTop w:val="0"/>
              <w:marBottom w:val="0"/>
              <w:divBdr>
                <w:top w:val="none" w:sz="0" w:space="0" w:color="auto"/>
                <w:left w:val="none" w:sz="0" w:space="0" w:color="auto"/>
                <w:bottom w:val="none" w:sz="0" w:space="0" w:color="auto"/>
                <w:right w:val="none" w:sz="0" w:space="0" w:color="auto"/>
              </w:divBdr>
            </w:div>
            <w:div w:id="1767966996">
              <w:marLeft w:val="0"/>
              <w:marRight w:val="0"/>
              <w:marTop w:val="0"/>
              <w:marBottom w:val="0"/>
              <w:divBdr>
                <w:top w:val="none" w:sz="0" w:space="0" w:color="auto"/>
                <w:left w:val="none" w:sz="0" w:space="0" w:color="auto"/>
                <w:bottom w:val="none" w:sz="0" w:space="0" w:color="auto"/>
                <w:right w:val="none" w:sz="0" w:space="0" w:color="auto"/>
              </w:divBdr>
            </w:div>
            <w:div w:id="1567257700">
              <w:marLeft w:val="0"/>
              <w:marRight w:val="0"/>
              <w:marTop w:val="0"/>
              <w:marBottom w:val="0"/>
              <w:divBdr>
                <w:top w:val="none" w:sz="0" w:space="0" w:color="auto"/>
                <w:left w:val="none" w:sz="0" w:space="0" w:color="auto"/>
                <w:bottom w:val="none" w:sz="0" w:space="0" w:color="auto"/>
                <w:right w:val="none" w:sz="0" w:space="0" w:color="auto"/>
              </w:divBdr>
            </w:div>
            <w:div w:id="1469545703">
              <w:marLeft w:val="0"/>
              <w:marRight w:val="0"/>
              <w:marTop w:val="0"/>
              <w:marBottom w:val="0"/>
              <w:divBdr>
                <w:top w:val="none" w:sz="0" w:space="0" w:color="auto"/>
                <w:left w:val="none" w:sz="0" w:space="0" w:color="auto"/>
                <w:bottom w:val="none" w:sz="0" w:space="0" w:color="auto"/>
                <w:right w:val="none" w:sz="0" w:space="0" w:color="auto"/>
              </w:divBdr>
            </w:div>
            <w:div w:id="1247303622">
              <w:marLeft w:val="0"/>
              <w:marRight w:val="0"/>
              <w:marTop w:val="0"/>
              <w:marBottom w:val="0"/>
              <w:divBdr>
                <w:top w:val="none" w:sz="0" w:space="0" w:color="auto"/>
                <w:left w:val="none" w:sz="0" w:space="0" w:color="auto"/>
                <w:bottom w:val="none" w:sz="0" w:space="0" w:color="auto"/>
                <w:right w:val="none" w:sz="0" w:space="0" w:color="auto"/>
              </w:divBdr>
            </w:div>
            <w:div w:id="1544320112">
              <w:marLeft w:val="0"/>
              <w:marRight w:val="0"/>
              <w:marTop w:val="0"/>
              <w:marBottom w:val="0"/>
              <w:divBdr>
                <w:top w:val="none" w:sz="0" w:space="0" w:color="auto"/>
                <w:left w:val="none" w:sz="0" w:space="0" w:color="auto"/>
                <w:bottom w:val="none" w:sz="0" w:space="0" w:color="auto"/>
                <w:right w:val="none" w:sz="0" w:space="0" w:color="auto"/>
              </w:divBdr>
            </w:div>
            <w:div w:id="476537421">
              <w:marLeft w:val="0"/>
              <w:marRight w:val="0"/>
              <w:marTop w:val="0"/>
              <w:marBottom w:val="0"/>
              <w:divBdr>
                <w:top w:val="none" w:sz="0" w:space="0" w:color="auto"/>
                <w:left w:val="none" w:sz="0" w:space="0" w:color="auto"/>
                <w:bottom w:val="none" w:sz="0" w:space="0" w:color="auto"/>
                <w:right w:val="none" w:sz="0" w:space="0" w:color="auto"/>
              </w:divBdr>
            </w:div>
            <w:div w:id="1379471508">
              <w:marLeft w:val="0"/>
              <w:marRight w:val="0"/>
              <w:marTop w:val="0"/>
              <w:marBottom w:val="0"/>
              <w:divBdr>
                <w:top w:val="none" w:sz="0" w:space="0" w:color="auto"/>
                <w:left w:val="none" w:sz="0" w:space="0" w:color="auto"/>
                <w:bottom w:val="none" w:sz="0" w:space="0" w:color="auto"/>
                <w:right w:val="none" w:sz="0" w:space="0" w:color="auto"/>
              </w:divBdr>
            </w:div>
            <w:div w:id="412631792">
              <w:marLeft w:val="0"/>
              <w:marRight w:val="0"/>
              <w:marTop w:val="0"/>
              <w:marBottom w:val="0"/>
              <w:divBdr>
                <w:top w:val="none" w:sz="0" w:space="0" w:color="auto"/>
                <w:left w:val="none" w:sz="0" w:space="0" w:color="auto"/>
                <w:bottom w:val="none" w:sz="0" w:space="0" w:color="auto"/>
                <w:right w:val="none" w:sz="0" w:space="0" w:color="auto"/>
              </w:divBdr>
            </w:div>
            <w:div w:id="231039372">
              <w:marLeft w:val="0"/>
              <w:marRight w:val="0"/>
              <w:marTop w:val="0"/>
              <w:marBottom w:val="0"/>
              <w:divBdr>
                <w:top w:val="none" w:sz="0" w:space="0" w:color="auto"/>
                <w:left w:val="none" w:sz="0" w:space="0" w:color="auto"/>
                <w:bottom w:val="none" w:sz="0" w:space="0" w:color="auto"/>
                <w:right w:val="none" w:sz="0" w:space="0" w:color="auto"/>
              </w:divBdr>
            </w:div>
            <w:div w:id="1578202893">
              <w:marLeft w:val="0"/>
              <w:marRight w:val="0"/>
              <w:marTop w:val="0"/>
              <w:marBottom w:val="0"/>
              <w:divBdr>
                <w:top w:val="none" w:sz="0" w:space="0" w:color="auto"/>
                <w:left w:val="none" w:sz="0" w:space="0" w:color="auto"/>
                <w:bottom w:val="none" w:sz="0" w:space="0" w:color="auto"/>
                <w:right w:val="none" w:sz="0" w:space="0" w:color="auto"/>
              </w:divBdr>
            </w:div>
            <w:div w:id="1647860733">
              <w:marLeft w:val="0"/>
              <w:marRight w:val="0"/>
              <w:marTop w:val="0"/>
              <w:marBottom w:val="0"/>
              <w:divBdr>
                <w:top w:val="none" w:sz="0" w:space="0" w:color="auto"/>
                <w:left w:val="none" w:sz="0" w:space="0" w:color="auto"/>
                <w:bottom w:val="none" w:sz="0" w:space="0" w:color="auto"/>
                <w:right w:val="none" w:sz="0" w:space="0" w:color="auto"/>
              </w:divBdr>
            </w:div>
            <w:div w:id="726685075">
              <w:marLeft w:val="0"/>
              <w:marRight w:val="0"/>
              <w:marTop w:val="0"/>
              <w:marBottom w:val="0"/>
              <w:divBdr>
                <w:top w:val="none" w:sz="0" w:space="0" w:color="auto"/>
                <w:left w:val="none" w:sz="0" w:space="0" w:color="auto"/>
                <w:bottom w:val="none" w:sz="0" w:space="0" w:color="auto"/>
                <w:right w:val="none" w:sz="0" w:space="0" w:color="auto"/>
              </w:divBdr>
            </w:div>
            <w:div w:id="2120024563">
              <w:marLeft w:val="0"/>
              <w:marRight w:val="0"/>
              <w:marTop w:val="0"/>
              <w:marBottom w:val="0"/>
              <w:divBdr>
                <w:top w:val="none" w:sz="0" w:space="0" w:color="auto"/>
                <w:left w:val="none" w:sz="0" w:space="0" w:color="auto"/>
                <w:bottom w:val="none" w:sz="0" w:space="0" w:color="auto"/>
                <w:right w:val="none" w:sz="0" w:space="0" w:color="auto"/>
              </w:divBdr>
            </w:div>
            <w:div w:id="14887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0614">
      <w:bodyDiv w:val="1"/>
      <w:marLeft w:val="0"/>
      <w:marRight w:val="0"/>
      <w:marTop w:val="0"/>
      <w:marBottom w:val="0"/>
      <w:divBdr>
        <w:top w:val="none" w:sz="0" w:space="0" w:color="auto"/>
        <w:left w:val="none" w:sz="0" w:space="0" w:color="auto"/>
        <w:bottom w:val="none" w:sz="0" w:space="0" w:color="auto"/>
        <w:right w:val="none" w:sz="0" w:space="0" w:color="auto"/>
      </w:divBdr>
      <w:divsChild>
        <w:div w:id="1644501926">
          <w:marLeft w:val="0"/>
          <w:marRight w:val="0"/>
          <w:marTop w:val="0"/>
          <w:marBottom w:val="0"/>
          <w:divBdr>
            <w:top w:val="none" w:sz="0" w:space="0" w:color="auto"/>
            <w:left w:val="none" w:sz="0" w:space="0" w:color="auto"/>
            <w:bottom w:val="none" w:sz="0" w:space="0" w:color="auto"/>
            <w:right w:val="none" w:sz="0" w:space="0" w:color="auto"/>
          </w:divBdr>
          <w:divsChild>
            <w:div w:id="18230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3398">
      <w:bodyDiv w:val="1"/>
      <w:marLeft w:val="0"/>
      <w:marRight w:val="0"/>
      <w:marTop w:val="0"/>
      <w:marBottom w:val="0"/>
      <w:divBdr>
        <w:top w:val="none" w:sz="0" w:space="0" w:color="auto"/>
        <w:left w:val="none" w:sz="0" w:space="0" w:color="auto"/>
        <w:bottom w:val="none" w:sz="0" w:space="0" w:color="auto"/>
        <w:right w:val="none" w:sz="0" w:space="0" w:color="auto"/>
      </w:divBdr>
      <w:divsChild>
        <w:div w:id="1794248193">
          <w:marLeft w:val="0"/>
          <w:marRight w:val="0"/>
          <w:marTop w:val="0"/>
          <w:marBottom w:val="0"/>
          <w:divBdr>
            <w:top w:val="none" w:sz="0" w:space="0" w:color="auto"/>
            <w:left w:val="none" w:sz="0" w:space="0" w:color="auto"/>
            <w:bottom w:val="none" w:sz="0" w:space="0" w:color="auto"/>
            <w:right w:val="none" w:sz="0" w:space="0" w:color="auto"/>
          </w:divBdr>
          <w:divsChild>
            <w:div w:id="13816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748">
      <w:bodyDiv w:val="1"/>
      <w:marLeft w:val="0"/>
      <w:marRight w:val="0"/>
      <w:marTop w:val="0"/>
      <w:marBottom w:val="0"/>
      <w:divBdr>
        <w:top w:val="none" w:sz="0" w:space="0" w:color="auto"/>
        <w:left w:val="none" w:sz="0" w:space="0" w:color="auto"/>
        <w:bottom w:val="none" w:sz="0" w:space="0" w:color="auto"/>
        <w:right w:val="none" w:sz="0" w:space="0" w:color="auto"/>
      </w:divBdr>
      <w:divsChild>
        <w:div w:id="468474268">
          <w:marLeft w:val="0"/>
          <w:marRight w:val="0"/>
          <w:marTop w:val="0"/>
          <w:marBottom w:val="0"/>
          <w:divBdr>
            <w:top w:val="none" w:sz="0" w:space="0" w:color="auto"/>
            <w:left w:val="none" w:sz="0" w:space="0" w:color="auto"/>
            <w:bottom w:val="none" w:sz="0" w:space="0" w:color="auto"/>
            <w:right w:val="none" w:sz="0" w:space="0" w:color="auto"/>
          </w:divBdr>
          <w:divsChild>
            <w:div w:id="19576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8894">
      <w:bodyDiv w:val="1"/>
      <w:marLeft w:val="0"/>
      <w:marRight w:val="0"/>
      <w:marTop w:val="0"/>
      <w:marBottom w:val="0"/>
      <w:divBdr>
        <w:top w:val="none" w:sz="0" w:space="0" w:color="auto"/>
        <w:left w:val="none" w:sz="0" w:space="0" w:color="auto"/>
        <w:bottom w:val="none" w:sz="0" w:space="0" w:color="auto"/>
        <w:right w:val="none" w:sz="0" w:space="0" w:color="auto"/>
      </w:divBdr>
      <w:divsChild>
        <w:div w:id="891888118">
          <w:marLeft w:val="0"/>
          <w:marRight w:val="0"/>
          <w:marTop w:val="0"/>
          <w:marBottom w:val="0"/>
          <w:divBdr>
            <w:top w:val="none" w:sz="0" w:space="0" w:color="auto"/>
            <w:left w:val="none" w:sz="0" w:space="0" w:color="auto"/>
            <w:bottom w:val="none" w:sz="0" w:space="0" w:color="auto"/>
            <w:right w:val="none" w:sz="0" w:space="0" w:color="auto"/>
          </w:divBdr>
          <w:divsChild>
            <w:div w:id="11697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0842">
      <w:bodyDiv w:val="1"/>
      <w:marLeft w:val="0"/>
      <w:marRight w:val="0"/>
      <w:marTop w:val="0"/>
      <w:marBottom w:val="0"/>
      <w:divBdr>
        <w:top w:val="none" w:sz="0" w:space="0" w:color="auto"/>
        <w:left w:val="none" w:sz="0" w:space="0" w:color="auto"/>
        <w:bottom w:val="none" w:sz="0" w:space="0" w:color="auto"/>
        <w:right w:val="none" w:sz="0" w:space="0" w:color="auto"/>
      </w:divBdr>
      <w:divsChild>
        <w:div w:id="815952579">
          <w:marLeft w:val="0"/>
          <w:marRight w:val="0"/>
          <w:marTop w:val="0"/>
          <w:marBottom w:val="0"/>
          <w:divBdr>
            <w:top w:val="none" w:sz="0" w:space="0" w:color="auto"/>
            <w:left w:val="none" w:sz="0" w:space="0" w:color="auto"/>
            <w:bottom w:val="none" w:sz="0" w:space="0" w:color="auto"/>
            <w:right w:val="none" w:sz="0" w:space="0" w:color="auto"/>
          </w:divBdr>
          <w:divsChild>
            <w:div w:id="319503726">
              <w:marLeft w:val="0"/>
              <w:marRight w:val="0"/>
              <w:marTop w:val="0"/>
              <w:marBottom w:val="0"/>
              <w:divBdr>
                <w:top w:val="none" w:sz="0" w:space="0" w:color="auto"/>
                <w:left w:val="none" w:sz="0" w:space="0" w:color="auto"/>
                <w:bottom w:val="none" w:sz="0" w:space="0" w:color="auto"/>
                <w:right w:val="none" w:sz="0" w:space="0" w:color="auto"/>
              </w:divBdr>
            </w:div>
            <w:div w:id="886912493">
              <w:marLeft w:val="0"/>
              <w:marRight w:val="0"/>
              <w:marTop w:val="0"/>
              <w:marBottom w:val="0"/>
              <w:divBdr>
                <w:top w:val="none" w:sz="0" w:space="0" w:color="auto"/>
                <w:left w:val="none" w:sz="0" w:space="0" w:color="auto"/>
                <w:bottom w:val="none" w:sz="0" w:space="0" w:color="auto"/>
                <w:right w:val="none" w:sz="0" w:space="0" w:color="auto"/>
              </w:divBdr>
            </w:div>
            <w:div w:id="1772122286">
              <w:marLeft w:val="0"/>
              <w:marRight w:val="0"/>
              <w:marTop w:val="0"/>
              <w:marBottom w:val="0"/>
              <w:divBdr>
                <w:top w:val="none" w:sz="0" w:space="0" w:color="auto"/>
                <w:left w:val="none" w:sz="0" w:space="0" w:color="auto"/>
                <w:bottom w:val="none" w:sz="0" w:space="0" w:color="auto"/>
                <w:right w:val="none" w:sz="0" w:space="0" w:color="auto"/>
              </w:divBdr>
            </w:div>
            <w:div w:id="1836261239">
              <w:marLeft w:val="0"/>
              <w:marRight w:val="0"/>
              <w:marTop w:val="0"/>
              <w:marBottom w:val="0"/>
              <w:divBdr>
                <w:top w:val="none" w:sz="0" w:space="0" w:color="auto"/>
                <w:left w:val="none" w:sz="0" w:space="0" w:color="auto"/>
                <w:bottom w:val="none" w:sz="0" w:space="0" w:color="auto"/>
                <w:right w:val="none" w:sz="0" w:space="0" w:color="auto"/>
              </w:divBdr>
            </w:div>
            <w:div w:id="892617789">
              <w:marLeft w:val="0"/>
              <w:marRight w:val="0"/>
              <w:marTop w:val="0"/>
              <w:marBottom w:val="0"/>
              <w:divBdr>
                <w:top w:val="none" w:sz="0" w:space="0" w:color="auto"/>
                <w:left w:val="none" w:sz="0" w:space="0" w:color="auto"/>
                <w:bottom w:val="none" w:sz="0" w:space="0" w:color="auto"/>
                <w:right w:val="none" w:sz="0" w:space="0" w:color="auto"/>
              </w:divBdr>
            </w:div>
            <w:div w:id="13894397">
              <w:marLeft w:val="0"/>
              <w:marRight w:val="0"/>
              <w:marTop w:val="0"/>
              <w:marBottom w:val="0"/>
              <w:divBdr>
                <w:top w:val="none" w:sz="0" w:space="0" w:color="auto"/>
                <w:left w:val="none" w:sz="0" w:space="0" w:color="auto"/>
                <w:bottom w:val="none" w:sz="0" w:space="0" w:color="auto"/>
                <w:right w:val="none" w:sz="0" w:space="0" w:color="auto"/>
              </w:divBdr>
            </w:div>
            <w:div w:id="555631694">
              <w:marLeft w:val="0"/>
              <w:marRight w:val="0"/>
              <w:marTop w:val="0"/>
              <w:marBottom w:val="0"/>
              <w:divBdr>
                <w:top w:val="none" w:sz="0" w:space="0" w:color="auto"/>
                <w:left w:val="none" w:sz="0" w:space="0" w:color="auto"/>
                <w:bottom w:val="none" w:sz="0" w:space="0" w:color="auto"/>
                <w:right w:val="none" w:sz="0" w:space="0" w:color="auto"/>
              </w:divBdr>
            </w:div>
            <w:div w:id="2118718431">
              <w:marLeft w:val="0"/>
              <w:marRight w:val="0"/>
              <w:marTop w:val="0"/>
              <w:marBottom w:val="0"/>
              <w:divBdr>
                <w:top w:val="none" w:sz="0" w:space="0" w:color="auto"/>
                <w:left w:val="none" w:sz="0" w:space="0" w:color="auto"/>
                <w:bottom w:val="none" w:sz="0" w:space="0" w:color="auto"/>
                <w:right w:val="none" w:sz="0" w:space="0" w:color="auto"/>
              </w:divBdr>
            </w:div>
            <w:div w:id="1377967922">
              <w:marLeft w:val="0"/>
              <w:marRight w:val="0"/>
              <w:marTop w:val="0"/>
              <w:marBottom w:val="0"/>
              <w:divBdr>
                <w:top w:val="none" w:sz="0" w:space="0" w:color="auto"/>
                <w:left w:val="none" w:sz="0" w:space="0" w:color="auto"/>
                <w:bottom w:val="none" w:sz="0" w:space="0" w:color="auto"/>
                <w:right w:val="none" w:sz="0" w:space="0" w:color="auto"/>
              </w:divBdr>
            </w:div>
            <w:div w:id="1292396289">
              <w:marLeft w:val="0"/>
              <w:marRight w:val="0"/>
              <w:marTop w:val="0"/>
              <w:marBottom w:val="0"/>
              <w:divBdr>
                <w:top w:val="none" w:sz="0" w:space="0" w:color="auto"/>
                <w:left w:val="none" w:sz="0" w:space="0" w:color="auto"/>
                <w:bottom w:val="none" w:sz="0" w:space="0" w:color="auto"/>
                <w:right w:val="none" w:sz="0" w:space="0" w:color="auto"/>
              </w:divBdr>
            </w:div>
            <w:div w:id="979919165">
              <w:marLeft w:val="0"/>
              <w:marRight w:val="0"/>
              <w:marTop w:val="0"/>
              <w:marBottom w:val="0"/>
              <w:divBdr>
                <w:top w:val="none" w:sz="0" w:space="0" w:color="auto"/>
                <w:left w:val="none" w:sz="0" w:space="0" w:color="auto"/>
                <w:bottom w:val="none" w:sz="0" w:space="0" w:color="auto"/>
                <w:right w:val="none" w:sz="0" w:space="0" w:color="auto"/>
              </w:divBdr>
            </w:div>
            <w:div w:id="405958938">
              <w:marLeft w:val="0"/>
              <w:marRight w:val="0"/>
              <w:marTop w:val="0"/>
              <w:marBottom w:val="0"/>
              <w:divBdr>
                <w:top w:val="none" w:sz="0" w:space="0" w:color="auto"/>
                <w:left w:val="none" w:sz="0" w:space="0" w:color="auto"/>
                <w:bottom w:val="none" w:sz="0" w:space="0" w:color="auto"/>
                <w:right w:val="none" w:sz="0" w:space="0" w:color="auto"/>
              </w:divBdr>
            </w:div>
            <w:div w:id="160630942">
              <w:marLeft w:val="0"/>
              <w:marRight w:val="0"/>
              <w:marTop w:val="0"/>
              <w:marBottom w:val="0"/>
              <w:divBdr>
                <w:top w:val="none" w:sz="0" w:space="0" w:color="auto"/>
                <w:left w:val="none" w:sz="0" w:space="0" w:color="auto"/>
                <w:bottom w:val="none" w:sz="0" w:space="0" w:color="auto"/>
                <w:right w:val="none" w:sz="0" w:space="0" w:color="auto"/>
              </w:divBdr>
            </w:div>
            <w:div w:id="504172589">
              <w:marLeft w:val="0"/>
              <w:marRight w:val="0"/>
              <w:marTop w:val="0"/>
              <w:marBottom w:val="0"/>
              <w:divBdr>
                <w:top w:val="none" w:sz="0" w:space="0" w:color="auto"/>
                <w:left w:val="none" w:sz="0" w:space="0" w:color="auto"/>
                <w:bottom w:val="none" w:sz="0" w:space="0" w:color="auto"/>
                <w:right w:val="none" w:sz="0" w:space="0" w:color="auto"/>
              </w:divBdr>
            </w:div>
            <w:div w:id="307130330">
              <w:marLeft w:val="0"/>
              <w:marRight w:val="0"/>
              <w:marTop w:val="0"/>
              <w:marBottom w:val="0"/>
              <w:divBdr>
                <w:top w:val="none" w:sz="0" w:space="0" w:color="auto"/>
                <w:left w:val="none" w:sz="0" w:space="0" w:color="auto"/>
                <w:bottom w:val="none" w:sz="0" w:space="0" w:color="auto"/>
                <w:right w:val="none" w:sz="0" w:space="0" w:color="auto"/>
              </w:divBdr>
            </w:div>
            <w:div w:id="347294949">
              <w:marLeft w:val="0"/>
              <w:marRight w:val="0"/>
              <w:marTop w:val="0"/>
              <w:marBottom w:val="0"/>
              <w:divBdr>
                <w:top w:val="none" w:sz="0" w:space="0" w:color="auto"/>
                <w:left w:val="none" w:sz="0" w:space="0" w:color="auto"/>
                <w:bottom w:val="none" w:sz="0" w:space="0" w:color="auto"/>
                <w:right w:val="none" w:sz="0" w:space="0" w:color="auto"/>
              </w:divBdr>
            </w:div>
            <w:div w:id="518276167">
              <w:marLeft w:val="0"/>
              <w:marRight w:val="0"/>
              <w:marTop w:val="0"/>
              <w:marBottom w:val="0"/>
              <w:divBdr>
                <w:top w:val="none" w:sz="0" w:space="0" w:color="auto"/>
                <w:left w:val="none" w:sz="0" w:space="0" w:color="auto"/>
                <w:bottom w:val="none" w:sz="0" w:space="0" w:color="auto"/>
                <w:right w:val="none" w:sz="0" w:space="0" w:color="auto"/>
              </w:divBdr>
            </w:div>
            <w:div w:id="1810435891">
              <w:marLeft w:val="0"/>
              <w:marRight w:val="0"/>
              <w:marTop w:val="0"/>
              <w:marBottom w:val="0"/>
              <w:divBdr>
                <w:top w:val="none" w:sz="0" w:space="0" w:color="auto"/>
                <w:left w:val="none" w:sz="0" w:space="0" w:color="auto"/>
                <w:bottom w:val="none" w:sz="0" w:space="0" w:color="auto"/>
                <w:right w:val="none" w:sz="0" w:space="0" w:color="auto"/>
              </w:divBdr>
            </w:div>
            <w:div w:id="666596380">
              <w:marLeft w:val="0"/>
              <w:marRight w:val="0"/>
              <w:marTop w:val="0"/>
              <w:marBottom w:val="0"/>
              <w:divBdr>
                <w:top w:val="none" w:sz="0" w:space="0" w:color="auto"/>
                <w:left w:val="none" w:sz="0" w:space="0" w:color="auto"/>
                <w:bottom w:val="none" w:sz="0" w:space="0" w:color="auto"/>
                <w:right w:val="none" w:sz="0" w:space="0" w:color="auto"/>
              </w:divBdr>
            </w:div>
            <w:div w:id="329061202">
              <w:marLeft w:val="0"/>
              <w:marRight w:val="0"/>
              <w:marTop w:val="0"/>
              <w:marBottom w:val="0"/>
              <w:divBdr>
                <w:top w:val="none" w:sz="0" w:space="0" w:color="auto"/>
                <w:left w:val="none" w:sz="0" w:space="0" w:color="auto"/>
                <w:bottom w:val="none" w:sz="0" w:space="0" w:color="auto"/>
                <w:right w:val="none" w:sz="0" w:space="0" w:color="auto"/>
              </w:divBdr>
            </w:div>
            <w:div w:id="783233933">
              <w:marLeft w:val="0"/>
              <w:marRight w:val="0"/>
              <w:marTop w:val="0"/>
              <w:marBottom w:val="0"/>
              <w:divBdr>
                <w:top w:val="none" w:sz="0" w:space="0" w:color="auto"/>
                <w:left w:val="none" w:sz="0" w:space="0" w:color="auto"/>
                <w:bottom w:val="none" w:sz="0" w:space="0" w:color="auto"/>
                <w:right w:val="none" w:sz="0" w:space="0" w:color="auto"/>
              </w:divBdr>
            </w:div>
            <w:div w:id="791174427">
              <w:marLeft w:val="0"/>
              <w:marRight w:val="0"/>
              <w:marTop w:val="0"/>
              <w:marBottom w:val="0"/>
              <w:divBdr>
                <w:top w:val="none" w:sz="0" w:space="0" w:color="auto"/>
                <w:left w:val="none" w:sz="0" w:space="0" w:color="auto"/>
                <w:bottom w:val="none" w:sz="0" w:space="0" w:color="auto"/>
                <w:right w:val="none" w:sz="0" w:space="0" w:color="auto"/>
              </w:divBdr>
            </w:div>
            <w:div w:id="1832017677">
              <w:marLeft w:val="0"/>
              <w:marRight w:val="0"/>
              <w:marTop w:val="0"/>
              <w:marBottom w:val="0"/>
              <w:divBdr>
                <w:top w:val="none" w:sz="0" w:space="0" w:color="auto"/>
                <w:left w:val="none" w:sz="0" w:space="0" w:color="auto"/>
                <w:bottom w:val="none" w:sz="0" w:space="0" w:color="auto"/>
                <w:right w:val="none" w:sz="0" w:space="0" w:color="auto"/>
              </w:divBdr>
            </w:div>
            <w:div w:id="345407142">
              <w:marLeft w:val="0"/>
              <w:marRight w:val="0"/>
              <w:marTop w:val="0"/>
              <w:marBottom w:val="0"/>
              <w:divBdr>
                <w:top w:val="none" w:sz="0" w:space="0" w:color="auto"/>
                <w:left w:val="none" w:sz="0" w:space="0" w:color="auto"/>
                <w:bottom w:val="none" w:sz="0" w:space="0" w:color="auto"/>
                <w:right w:val="none" w:sz="0" w:space="0" w:color="auto"/>
              </w:divBdr>
            </w:div>
            <w:div w:id="1335842362">
              <w:marLeft w:val="0"/>
              <w:marRight w:val="0"/>
              <w:marTop w:val="0"/>
              <w:marBottom w:val="0"/>
              <w:divBdr>
                <w:top w:val="none" w:sz="0" w:space="0" w:color="auto"/>
                <w:left w:val="none" w:sz="0" w:space="0" w:color="auto"/>
                <w:bottom w:val="none" w:sz="0" w:space="0" w:color="auto"/>
                <w:right w:val="none" w:sz="0" w:space="0" w:color="auto"/>
              </w:divBdr>
            </w:div>
            <w:div w:id="601062466">
              <w:marLeft w:val="0"/>
              <w:marRight w:val="0"/>
              <w:marTop w:val="0"/>
              <w:marBottom w:val="0"/>
              <w:divBdr>
                <w:top w:val="none" w:sz="0" w:space="0" w:color="auto"/>
                <w:left w:val="none" w:sz="0" w:space="0" w:color="auto"/>
                <w:bottom w:val="none" w:sz="0" w:space="0" w:color="auto"/>
                <w:right w:val="none" w:sz="0" w:space="0" w:color="auto"/>
              </w:divBdr>
            </w:div>
            <w:div w:id="7762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341">
      <w:bodyDiv w:val="1"/>
      <w:marLeft w:val="0"/>
      <w:marRight w:val="0"/>
      <w:marTop w:val="0"/>
      <w:marBottom w:val="0"/>
      <w:divBdr>
        <w:top w:val="none" w:sz="0" w:space="0" w:color="auto"/>
        <w:left w:val="none" w:sz="0" w:space="0" w:color="auto"/>
        <w:bottom w:val="none" w:sz="0" w:space="0" w:color="auto"/>
        <w:right w:val="none" w:sz="0" w:space="0" w:color="auto"/>
      </w:divBdr>
      <w:divsChild>
        <w:div w:id="362487906">
          <w:marLeft w:val="0"/>
          <w:marRight w:val="0"/>
          <w:marTop w:val="0"/>
          <w:marBottom w:val="0"/>
          <w:divBdr>
            <w:top w:val="none" w:sz="0" w:space="0" w:color="auto"/>
            <w:left w:val="none" w:sz="0" w:space="0" w:color="auto"/>
            <w:bottom w:val="none" w:sz="0" w:space="0" w:color="auto"/>
            <w:right w:val="none" w:sz="0" w:space="0" w:color="auto"/>
          </w:divBdr>
          <w:divsChild>
            <w:div w:id="360908532">
              <w:marLeft w:val="0"/>
              <w:marRight w:val="0"/>
              <w:marTop w:val="0"/>
              <w:marBottom w:val="0"/>
              <w:divBdr>
                <w:top w:val="none" w:sz="0" w:space="0" w:color="auto"/>
                <w:left w:val="none" w:sz="0" w:space="0" w:color="auto"/>
                <w:bottom w:val="none" w:sz="0" w:space="0" w:color="auto"/>
                <w:right w:val="none" w:sz="0" w:space="0" w:color="auto"/>
              </w:divBdr>
            </w:div>
            <w:div w:id="1197350937">
              <w:marLeft w:val="0"/>
              <w:marRight w:val="0"/>
              <w:marTop w:val="0"/>
              <w:marBottom w:val="0"/>
              <w:divBdr>
                <w:top w:val="none" w:sz="0" w:space="0" w:color="auto"/>
                <w:left w:val="none" w:sz="0" w:space="0" w:color="auto"/>
                <w:bottom w:val="none" w:sz="0" w:space="0" w:color="auto"/>
                <w:right w:val="none" w:sz="0" w:space="0" w:color="auto"/>
              </w:divBdr>
            </w:div>
            <w:div w:id="1657608519">
              <w:marLeft w:val="0"/>
              <w:marRight w:val="0"/>
              <w:marTop w:val="0"/>
              <w:marBottom w:val="0"/>
              <w:divBdr>
                <w:top w:val="none" w:sz="0" w:space="0" w:color="auto"/>
                <w:left w:val="none" w:sz="0" w:space="0" w:color="auto"/>
                <w:bottom w:val="none" w:sz="0" w:space="0" w:color="auto"/>
                <w:right w:val="none" w:sz="0" w:space="0" w:color="auto"/>
              </w:divBdr>
            </w:div>
            <w:div w:id="1094127866">
              <w:marLeft w:val="0"/>
              <w:marRight w:val="0"/>
              <w:marTop w:val="0"/>
              <w:marBottom w:val="0"/>
              <w:divBdr>
                <w:top w:val="none" w:sz="0" w:space="0" w:color="auto"/>
                <w:left w:val="none" w:sz="0" w:space="0" w:color="auto"/>
                <w:bottom w:val="none" w:sz="0" w:space="0" w:color="auto"/>
                <w:right w:val="none" w:sz="0" w:space="0" w:color="auto"/>
              </w:divBdr>
            </w:div>
            <w:div w:id="1591894173">
              <w:marLeft w:val="0"/>
              <w:marRight w:val="0"/>
              <w:marTop w:val="0"/>
              <w:marBottom w:val="0"/>
              <w:divBdr>
                <w:top w:val="none" w:sz="0" w:space="0" w:color="auto"/>
                <w:left w:val="none" w:sz="0" w:space="0" w:color="auto"/>
                <w:bottom w:val="none" w:sz="0" w:space="0" w:color="auto"/>
                <w:right w:val="none" w:sz="0" w:space="0" w:color="auto"/>
              </w:divBdr>
            </w:div>
            <w:div w:id="69818123">
              <w:marLeft w:val="0"/>
              <w:marRight w:val="0"/>
              <w:marTop w:val="0"/>
              <w:marBottom w:val="0"/>
              <w:divBdr>
                <w:top w:val="none" w:sz="0" w:space="0" w:color="auto"/>
                <w:left w:val="none" w:sz="0" w:space="0" w:color="auto"/>
                <w:bottom w:val="none" w:sz="0" w:space="0" w:color="auto"/>
                <w:right w:val="none" w:sz="0" w:space="0" w:color="auto"/>
              </w:divBdr>
            </w:div>
            <w:div w:id="1724599269">
              <w:marLeft w:val="0"/>
              <w:marRight w:val="0"/>
              <w:marTop w:val="0"/>
              <w:marBottom w:val="0"/>
              <w:divBdr>
                <w:top w:val="none" w:sz="0" w:space="0" w:color="auto"/>
                <w:left w:val="none" w:sz="0" w:space="0" w:color="auto"/>
                <w:bottom w:val="none" w:sz="0" w:space="0" w:color="auto"/>
                <w:right w:val="none" w:sz="0" w:space="0" w:color="auto"/>
              </w:divBdr>
            </w:div>
            <w:div w:id="996301355">
              <w:marLeft w:val="0"/>
              <w:marRight w:val="0"/>
              <w:marTop w:val="0"/>
              <w:marBottom w:val="0"/>
              <w:divBdr>
                <w:top w:val="none" w:sz="0" w:space="0" w:color="auto"/>
                <w:left w:val="none" w:sz="0" w:space="0" w:color="auto"/>
                <w:bottom w:val="none" w:sz="0" w:space="0" w:color="auto"/>
                <w:right w:val="none" w:sz="0" w:space="0" w:color="auto"/>
              </w:divBdr>
            </w:div>
            <w:div w:id="1429351341">
              <w:marLeft w:val="0"/>
              <w:marRight w:val="0"/>
              <w:marTop w:val="0"/>
              <w:marBottom w:val="0"/>
              <w:divBdr>
                <w:top w:val="none" w:sz="0" w:space="0" w:color="auto"/>
                <w:left w:val="none" w:sz="0" w:space="0" w:color="auto"/>
                <w:bottom w:val="none" w:sz="0" w:space="0" w:color="auto"/>
                <w:right w:val="none" w:sz="0" w:space="0" w:color="auto"/>
              </w:divBdr>
            </w:div>
            <w:div w:id="844712003">
              <w:marLeft w:val="0"/>
              <w:marRight w:val="0"/>
              <w:marTop w:val="0"/>
              <w:marBottom w:val="0"/>
              <w:divBdr>
                <w:top w:val="none" w:sz="0" w:space="0" w:color="auto"/>
                <w:left w:val="none" w:sz="0" w:space="0" w:color="auto"/>
                <w:bottom w:val="none" w:sz="0" w:space="0" w:color="auto"/>
                <w:right w:val="none" w:sz="0" w:space="0" w:color="auto"/>
              </w:divBdr>
            </w:div>
            <w:div w:id="1588882007">
              <w:marLeft w:val="0"/>
              <w:marRight w:val="0"/>
              <w:marTop w:val="0"/>
              <w:marBottom w:val="0"/>
              <w:divBdr>
                <w:top w:val="none" w:sz="0" w:space="0" w:color="auto"/>
                <w:left w:val="none" w:sz="0" w:space="0" w:color="auto"/>
                <w:bottom w:val="none" w:sz="0" w:space="0" w:color="auto"/>
                <w:right w:val="none" w:sz="0" w:space="0" w:color="auto"/>
              </w:divBdr>
            </w:div>
            <w:div w:id="871576095">
              <w:marLeft w:val="0"/>
              <w:marRight w:val="0"/>
              <w:marTop w:val="0"/>
              <w:marBottom w:val="0"/>
              <w:divBdr>
                <w:top w:val="none" w:sz="0" w:space="0" w:color="auto"/>
                <w:left w:val="none" w:sz="0" w:space="0" w:color="auto"/>
                <w:bottom w:val="none" w:sz="0" w:space="0" w:color="auto"/>
                <w:right w:val="none" w:sz="0" w:space="0" w:color="auto"/>
              </w:divBdr>
            </w:div>
            <w:div w:id="1526480277">
              <w:marLeft w:val="0"/>
              <w:marRight w:val="0"/>
              <w:marTop w:val="0"/>
              <w:marBottom w:val="0"/>
              <w:divBdr>
                <w:top w:val="none" w:sz="0" w:space="0" w:color="auto"/>
                <w:left w:val="none" w:sz="0" w:space="0" w:color="auto"/>
                <w:bottom w:val="none" w:sz="0" w:space="0" w:color="auto"/>
                <w:right w:val="none" w:sz="0" w:space="0" w:color="auto"/>
              </w:divBdr>
            </w:div>
            <w:div w:id="659581255">
              <w:marLeft w:val="0"/>
              <w:marRight w:val="0"/>
              <w:marTop w:val="0"/>
              <w:marBottom w:val="0"/>
              <w:divBdr>
                <w:top w:val="none" w:sz="0" w:space="0" w:color="auto"/>
                <w:left w:val="none" w:sz="0" w:space="0" w:color="auto"/>
                <w:bottom w:val="none" w:sz="0" w:space="0" w:color="auto"/>
                <w:right w:val="none" w:sz="0" w:space="0" w:color="auto"/>
              </w:divBdr>
            </w:div>
            <w:div w:id="1765111113">
              <w:marLeft w:val="0"/>
              <w:marRight w:val="0"/>
              <w:marTop w:val="0"/>
              <w:marBottom w:val="0"/>
              <w:divBdr>
                <w:top w:val="none" w:sz="0" w:space="0" w:color="auto"/>
                <w:left w:val="none" w:sz="0" w:space="0" w:color="auto"/>
                <w:bottom w:val="none" w:sz="0" w:space="0" w:color="auto"/>
                <w:right w:val="none" w:sz="0" w:space="0" w:color="auto"/>
              </w:divBdr>
            </w:div>
            <w:div w:id="379983765">
              <w:marLeft w:val="0"/>
              <w:marRight w:val="0"/>
              <w:marTop w:val="0"/>
              <w:marBottom w:val="0"/>
              <w:divBdr>
                <w:top w:val="none" w:sz="0" w:space="0" w:color="auto"/>
                <w:left w:val="none" w:sz="0" w:space="0" w:color="auto"/>
                <w:bottom w:val="none" w:sz="0" w:space="0" w:color="auto"/>
                <w:right w:val="none" w:sz="0" w:space="0" w:color="auto"/>
              </w:divBdr>
            </w:div>
            <w:div w:id="881132501">
              <w:marLeft w:val="0"/>
              <w:marRight w:val="0"/>
              <w:marTop w:val="0"/>
              <w:marBottom w:val="0"/>
              <w:divBdr>
                <w:top w:val="none" w:sz="0" w:space="0" w:color="auto"/>
                <w:left w:val="none" w:sz="0" w:space="0" w:color="auto"/>
                <w:bottom w:val="none" w:sz="0" w:space="0" w:color="auto"/>
                <w:right w:val="none" w:sz="0" w:space="0" w:color="auto"/>
              </w:divBdr>
            </w:div>
            <w:div w:id="2499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1486">
      <w:bodyDiv w:val="1"/>
      <w:marLeft w:val="0"/>
      <w:marRight w:val="0"/>
      <w:marTop w:val="0"/>
      <w:marBottom w:val="0"/>
      <w:divBdr>
        <w:top w:val="none" w:sz="0" w:space="0" w:color="auto"/>
        <w:left w:val="none" w:sz="0" w:space="0" w:color="auto"/>
        <w:bottom w:val="none" w:sz="0" w:space="0" w:color="auto"/>
        <w:right w:val="none" w:sz="0" w:space="0" w:color="auto"/>
      </w:divBdr>
      <w:divsChild>
        <w:div w:id="1365982772">
          <w:marLeft w:val="0"/>
          <w:marRight w:val="0"/>
          <w:marTop w:val="0"/>
          <w:marBottom w:val="0"/>
          <w:divBdr>
            <w:top w:val="none" w:sz="0" w:space="0" w:color="auto"/>
            <w:left w:val="none" w:sz="0" w:space="0" w:color="auto"/>
            <w:bottom w:val="none" w:sz="0" w:space="0" w:color="auto"/>
            <w:right w:val="none" w:sz="0" w:space="0" w:color="auto"/>
          </w:divBdr>
          <w:divsChild>
            <w:div w:id="140118138">
              <w:marLeft w:val="0"/>
              <w:marRight w:val="0"/>
              <w:marTop w:val="0"/>
              <w:marBottom w:val="0"/>
              <w:divBdr>
                <w:top w:val="none" w:sz="0" w:space="0" w:color="auto"/>
                <w:left w:val="none" w:sz="0" w:space="0" w:color="auto"/>
                <w:bottom w:val="none" w:sz="0" w:space="0" w:color="auto"/>
                <w:right w:val="none" w:sz="0" w:space="0" w:color="auto"/>
              </w:divBdr>
            </w:div>
            <w:div w:id="901477546">
              <w:marLeft w:val="0"/>
              <w:marRight w:val="0"/>
              <w:marTop w:val="0"/>
              <w:marBottom w:val="0"/>
              <w:divBdr>
                <w:top w:val="none" w:sz="0" w:space="0" w:color="auto"/>
                <w:left w:val="none" w:sz="0" w:space="0" w:color="auto"/>
                <w:bottom w:val="none" w:sz="0" w:space="0" w:color="auto"/>
                <w:right w:val="none" w:sz="0" w:space="0" w:color="auto"/>
              </w:divBdr>
            </w:div>
            <w:div w:id="896092748">
              <w:marLeft w:val="0"/>
              <w:marRight w:val="0"/>
              <w:marTop w:val="0"/>
              <w:marBottom w:val="0"/>
              <w:divBdr>
                <w:top w:val="none" w:sz="0" w:space="0" w:color="auto"/>
                <w:left w:val="none" w:sz="0" w:space="0" w:color="auto"/>
                <w:bottom w:val="none" w:sz="0" w:space="0" w:color="auto"/>
                <w:right w:val="none" w:sz="0" w:space="0" w:color="auto"/>
              </w:divBdr>
            </w:div>
            <w:div w:id="1524901908">
              <w:marLeft w:val="0"/>
              <w:marRight w:val="0"/>
              <w:marTop w:val="0"/>
              <w:marBottom w:val="0"/>
              <w:divBdr>
                <w:top w:val="none" w:sz="0" w:space="0" w:color="auto"/>
                <w:left w:val="none" w:sz="0" w:space="0" w:color="auto"/>
                <w:bottom w:val="none" w:sz="0" w:space="0" w:color="auto"/>
                <w:right w:val="none" w:sz="0" w:space="0" w:color="auto"/>
              </w:divBdr>
            </w:div>
            <w:div w:id="166749879">
              <w:marLeft w:val="0"/>
              <w:marRight w:val="0"/>
              <w:marTop w:val="0"/>
              <w:marBottom w:val="0"/>
              <w:divBdr>
                <w:top w:val="none" w:sz="0" w:space="0" w:color="auto"/>
                <w:left w:val="none" w:sz="0" w:space="0" w:color="auto"/>
                <w:bottom w:val="none" w:sz="0" w:space="0" w:color="auto"/>
                <w:right w:val="none" w:sz="0" w:space="0" w:color="auto"/>
              </w:divBdr>
            </w:div>
            <w:div w:id="508175467">
              <w:marLeft w:val="0"/>
              <w:marRight w:val="0"/>
              <w:marTop w:val="0"/>
              <w:marBottom w:val="0"/>
              <w:divBdr>
                <w:top w:val="none" w:sz="0" w:space="0" w:color="auto"/>
                <w:left w:val="none" w:sz="0" w:space="0" w:color="auto"/>
                <w:bottom w:val="none" w:sz="0" w:space="0" w:color="auto"/>
                <w:right w:val="none" w:sz="0" w:space="0" w:color="auto"/>
              </w:divBdr>
            </w:div>
            <w:div w:id="613052056">
              <w:marLeft w:val="0"/>
              <w:marRight w:val="0"/>
              <w:marTop w:val="0"/>
              <w:marBottom w:val="0"/>
              <w:divBdr>
                <w:top w:val="none" w:sz="0" w:space="0" w:color="auto"/>
                <w:left w:val="none" w:sz="0" w:space="0" w:color="auto"/>
                <w:bottom w:val="none" w:sz="0" w:space="0" w:color="auto"/>
                <w:right w:val="none" w:sz="0" w:space="0" w:color="auto"/>
              </w:divBdr>
            </w:div>
            <w:div w:id="1540901217">
              <w:marLeft w:val="0"/>
              <w:marRight w:val="0"/>
              <w:marTop w:val="0"/>
              <w:marBottom w:val="0"/>
              <w:divBdr>
                <w:top w:val="none" w:sz="0" w:space="0" w:color="auto"/>
                <w:left w:val="none" w:sz="0" w:space="0" w:color="auto"/>
                <w:bottom w:val="none" w:sz="0" w:space="0" w:color="auto"/>
                <w:right w:val="none" w:sz="0" w:space="0" w:color="auto"/>
              </w:divBdr>
            </w:div>
            <w:div w:id="715006591">
              <w:marLeft w:val="0"/>
              <w:marRight w:val="0"/>
              <w:marTop w:val="0"/>
              <w:marBottom w:val="0"/>
              <w:divBdr>
                <w:top w:val="none" w:sz="0" w:space="0" w:color="auto"/>
                <w:left w:val="none" w:sz="0" w:space="0" w:color="auto"/>
                <w:bottom w:val="none" w:sz="0" w:space="0" w:color="auto"/>
                <w:right w:val="none" w:sz="0" w:space="0" w:color="auto"/>
              </w:divBdr>
            </w:div>
            <w:div w:id="1982877428">
              <w:marLeft w:val="0"/>
              <w:marRight w:val="0"/>
              <w:marTop w:val="0"/>
              <w:marBottom w:val="0"/>
              <w:divBdr>
                <w:top w:val="none" w:sz="0" w:space="0" w:color="auto"/>
                <w:left w:val="none" w:sz="0" w:space="0" w:color="auto"/>
                <w:bottom w:val="none" w:sz="0" w:space="0" w:color="auto"/>
                <w:right w:val="none" w:sz="0" w:space="0" w:color="auto"/>
              </w:divBdr>
            </w:div>
            <w:div w:id="2066952520">
              <w:marLeft w:val="0"/>
              <w:marRight w:val="0"/>
              <w:marTop w:val="0"/>
              <w:marBottom w:val="0"/>
              <w:divBdr>
                <w:top w:val="none" w:sz="0" w:space="0" w:color="auto"/>
                <w:left w:val="none" w:sz="0" w:space="0" w:color="auto"/>
                <w:bottom w:val="none" w:sz="0" w:space="0" w:color="auto"/>
                <w:right w:val="none" w:sz="0" w:space="0" w:color="auto"/>
              </w:divBdr>
            </w:div>
            <w:div w:id="659582606">
              <w:marLeft w:val="0"/>
              <w:marRight w:val="0"/>
              <w:marTop w:val="0"/>
              <w:marBottom w:val="0"/>
              <w:divBdr>
                <w:top w:val="none" w:sz="0" w:space="0" w:color="auto"/>
                <w:left w:val="none" w:sz="0" w:space="0" w:color="auto"/>
                <w:bottom w:val="none" w:sz="0" w:space="0" w:color="auto"/>
                <w:right w:val="none" w:sz="0" w:space="0" w:color="auto"/>
              </w:divBdr>
            </w:div>
            <w:div w:id="1782608806">
              <w:marLeft w:val="0"/>
              <w:marRight w:val="0"/>
              <w:marTop w:val="0"/>
              <w:marBottom w:val="0"/>
              <w:divBdr>
                <w:top w:val="none" w:sz="0" w:space="0" w:color="auto"/>
                <w:left w:val="none" w:sz="0" w:space="0" w:color="auto"/>
                <w:bottom w:val="none" w:sz="0" w:space="0" w:color="auto"/>
                <w:right w:val="none" w:sz="0" w:space="0" w:color="auto"/>
              </w:divBdr>
            </w:div>
            <w:div w:id="1113330700">
              <w:marLeft w:val="0"/>
              <w:marRight w:val="0"/>
              <w:marTop w:val="0"/>
              <w:marBottom w:val="0"/>
              <w:divBdr>
                <w:top w:val="none" w:sz="0" w:space="0" w:color="auto"/>
                <w:left w:val="none" w:sz="0" w:space="0" w:color="auto"/>
                <w:bottom w:val="none" w:sz="0" w:space="0" w:color="auto"/>
                <w:right w:val="none" w:sz="0" w:space="0" w:color="auto"/>
              </w:divBdr>
            </w:div>
            <w:div w:id="310986729">
              <w:marLeft w:val="0"/>
              <w:marRight w:val="0"/>
              <w:marTop w:val="0"/>
              <w:marBottom w:val="0"/>
              <w:divBdr>
                <w:top w:val="none" w:sz="0" w:space="0" w:color="auto"/>
                <w:left w:val="none" w:sz="0" w:space="0" w:color="auto"/>
                <w:bottom w:val="none" w:sz="0" w:space="0" w:color="auto"/>
                <w:right w:val="none" w:sz="0" w:space="0" w:color="auto"/>
              </w:divBdr>
            </w:div>
            <w:div w:id="1454982314">
              <w:marLeft w:val="0"/>
              <w:marRight w:val="0"/>
              <w:marTop w:val="0"/>
              <w:marBottom w:val="0"/>
              <w:divBdr>
                <w:top w:val="none" w:sz="0" w:space="0" w:color="auto"/>
                <w:left w:val="none" w:sz="0" w:space="0" w:color="auto"/>
                <w:bottom w:val="none" w:sz="0" w:space="0" w:color="auto"/>
                <w:right w:val="none" w:sz="0" w:space="0" w:color="auto"/>
              </w:divBdr>
            </w:div>
            <w:div w:id="1549219495">
              <w:marLeft w:val="0"/>
              <w:marRight w:val="0"/>
              <w:marTop w:val="0"/>
              <w:marBottom w:val="0"/>
              <w:divBdr>
                <w:top w:val="none" w:sz="0" w:space="0" w:color="auto"/>
                <w:left w:val="none" w:sz="0" w:space="0" w:color="auto"/>
                <w:bottom w:val="none" w:sz="0" w:space="0" w:color="auto"/>
                <w:right w:val="none" w:sz="0" w:space="0" w:color="auto"/>
              </w:divBdr>
            </w:div>
            <w:div w:id="1102338165">
              <w:marLeft w:val="0"/>
              <w:marRight w:val="0"/>
              <w:marTop w:val="0"/>
              <w:marBottom w:val="0"/>
              <w:divBdr>
                <w:top w:val="none" w:sz="0" w:space="0" w:color="auto"/>
                <w:left w:val="none" w:sz="0" w:space="0" w:color="auto"/>
                <w:bottom w:val="none" w:sz="0" w:space="0" w:color="auto"/>
                <w:right w:val="none" w:sz="0" w:space="0" w:color="auto"/>
              </w:divBdr>
            </w:div>
            <w:div w:id="415247334">
              <w:marLeft w:val="0"/>
              <w:marRight w:val="0"/>
              <w:marTop w:val="0"/>
              <w:marBottom w:val="0"/>
              <w:divBdr>
                <w:top w:val="none" w:sz="0" w:space="0" w:color="auto"/>
                <w:left w:val="none" w:sz="0" w:space="0" w:color="auto"/>
                <w:bottom w:val="none" w:sz="0" w:space="0" w:color="auto"/>
                <w:right w:val="none" w:sz="0" w:space="0" w:color="auto"/>
              </w:divBdr>
            </w:div>
            <w:div w:id="602687057">
              <w:marLeft w:val="0"/>
              <w:marRight w:val="0"/>
              <w:marTop w:val="0"/>
              <w:marBottom w:val="0"/>
              <w:divBdr>
                <w:top w:val="none" w:sz="0" w:space="0" w:color="auto"/>
                <w:left w:val="none" w:sz="0" w:space="0" w:color="auto"/>
                <w:bottom w:val="none" w:sz="0" w:space="0" w:color="auto"/>
                <w:right w:val="none" w:sz="0" w:space="0" w:color="auto"/>
              </w:divBdr>
            </w:div>
            <w:div w:id="833498772">
              <w:marLeft w:val="0"/>
              <w:marRight w:val="0"/>
              <w:marTop w:val="0"/>
              <w:marBottom w:val="0"/>
              <w:divBdr>
                <w:top w:val="none" w:sz="0" w:space="0" w:color="auto"/>
                <w:left w:val="none" w:sz="0" w:space="0" w:color="auto"/>
                <w:bottom w:val="none" w:sz="0" w:space="0" w:color="auto"/>
                <w:right w:val="none" w:sz="0" w:space="0" w:color="auto"/>
              </w:divBdr>
            </w:div>
            <w:div w:id="1743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321">
      <w:bodyDiv w:val="1"/>
      <w:marLeft w:val="0"/>
      <w:marRight w:val="0"/>
      <w:marTop w:val="0"/>
      <w:marBottom w:val="0"/>
      <w:divBdr>
        <w:top w:val="none" w:sz="0" w:space="0" w:color="auto"/>
        <w:left w:val="none" w:sz="0" w:space="0" w:color="auto"/>
        <w:bottom w:val="none" w:sz="0" w:space="0" w:color="auto"/>
        <w:right w:val="none" w:sz="0" w:space="0" w:color="auto"/>
      </w:divBdr>
      <w:divsChild>
        <w:div w:id="17706110">
          <w:marLeft w:val="0"/>
          <w:marRight w:val="0"/>
          <w:marTop w:val="0"/>
          <w:marBottom w:val="0"/>
          <w:divBdr>
            <w:top w:val="none" w:sz="0" w:space="0" w:color="auto"/>
            <w:left w:val="none" w:sz="0" w:space="0" w:color="auto"/>
            <w:bottom w:val="none" w:sz="0" w:space="0" w:color="auto"/>
            <w:right w:val="none" w:sz="0" w:space="0" w:color="auto"/>
          </w:divBdr>
          <w:divsChild>
            <w:div w:id="1607075403">
              <w:marLeft w:val="0"/>
              <w:marRight w:val="0"/>
              <w:marTop w:val="0"/>
              <w:marBottom w:val="0"/>
              <w:divBdr>
                <w:top w:val="none" w:sz="0" w:space="0" w:color="auto"/>
                <w:left w:val="none" w:sz="0" w:space="0" w:color="auto"/>
                <w:bottom w:val="none" w:sz="0" w:space="0" w:color="auto"/>
                <w:right w:val="none" w:sz="0" w:space="0" w:color="auto"/>
              </w:divBdr>
            </w:div>
            <w:div w:id="16907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9968">
      <w:bodyDiv w:val="1"/>
      <w:marLeft w:val="0"/>
      <w:marRight w:val="0"/>
      <w:marTop w:val="0"/>
      <w:marBottom w:val="0"/>
      <w:divBdr>
        <w:top w:val="none" w:sz="0" w:space="0" w:color="auto"/>
        <w:left w:val="none" w:sz="0" w:space="0" w:color="auto"/>
        <w:bottom w:val="none" w:sz="0" w:space="0" w:color="auto"/>
        <w:right w:val="none" w:sz="0" w:space="0" w:color="auto"/>
      </w:divBdr>
      <w:divsChild>
        <w:div w:id="1861233449">
          <w:marLeft w:val="0"/>
          <w:marRight w:val="0"/>
          <w:marTop w:val="0"/>
          <w:marBottom w:val="0"/>
          <w:divBdr>
            <w:top w:val="none" w:sz="0" w:space="0" w:color="auto"/>
            <w:left w:val="none" w:sz="0" w:space="0" w:color="auto"/>
            <w:bottom w:val="none" w:sz="0" w:space="0" w:color="auto"/>
            <w:right w:val="none" w:sz="0" w:space="0" w:color="auto"/>
          </w:divBdr>
          <w:divsChild>
            <w:div w:id="12193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024">
      <w:bodyDiv w:val="1"/>
      <w:marLeft w:val="0"/>
      <w:marRight w:val="0"/>
      <w:marTop w:val="0"/>
      <w:marBottom w:val="0"/>
      <w:divBdr>
        <w:top w:val="none" w:sz="0" w:space="0" w:color="auto"/>
        <w:left w:val="none" w:sz="0" w:space="0" w:color="auto"/>
        <w:bottom w:val="none" w:sz="0" w:space="0" w:color="auto"/>
        <w:right w:val="none" w:sz="0" w:space="0" w:color="auto"/>
      </w:divBdr>
      <w:divsChild>
        <w:div w:id="604658814">
          <w:marLeft w:val="0"/>
          <w:marRight w:val="0"/>
          <w:marTop w:val="0"/>
          <w:marBottom w:val="0"/>
          <w:divBdr>
            <w:top w:val="none" w:sz="0" w:space="0" w:color="auto"/>
            <w:left w:val="none" w:sz="0" w:space="0" w:color="auto"/>
            <w:bottom w:val="none" w:sz="0" w:space="0" w:color="auto"/>
            <w:right w:val="none" w:sz="0" w:space="0" w:color="auto"/>
          </w:divBdr>
          <w:divsChild>
            <w:div w:id="1340043179">
              <w:marLeft w:val="0"/>
              <w:marRight w:val="0"/>
              <w:marTop w:val="0"/>
              <w:marBottom w:val="0"/>
              <w:divBdr>
                <w:top w:val="none" w:sz="0" w:space="0" w:color="auto"/>
                <w:left w:val="none" w:sz="0" w:space="0" w:color="auto"/>
                <w:bottom w:val="none" w:sz="0" w:space="0" w:color="auto"/>
                <w:right w:val="none" w:sz="0" w:space="0" w:color="auto"/>
              </w:divBdr>
            </w:div>
            <w:div w:id="516427491">
              <w:marLeft w:val="0"/>
              <w:marRight w:val="0"/>
              <w:marTop w:val="0"/>
              <w:marBottom w:val="0"/>
              <w:divBdr>
                <w:top w:val="none" w:sz="0" w:space="0" w:color="auto"/>
                <w:left w:val="none" w:sz="0" w:space="0" w:color="auto"/>
                <w:bottom w:val="none" w:sz="0" w:space="0" w:color="auto"/>
                <w:right w:val="none" w:sz="0" w:space="0" w:color="auto"/>
              </w:divBdr>
            </w:div>
            <w:div w:id="401176484">
              <w:marLeft w:val="0"/>
              <w:marRight w:val="0"/>
              <w:marTop w:val="0"/>
              <w:marBottom w:val="0"/>
              <w:divBdr>
                <w:top w:val="none" w:sz="0" w:space="0" w:color="auto"/>
                <w:left w:val="none" w:sz="0" w:space="0" w:color="auto"/>
                <w:bottom w:val="none" w:sz="0" w:space="0" w:color="auto"/>
                <w:right w:val="none" w:sz="0" w:space="0" w:color="auto"/>
              </w:divBdr>
            </w:div>
            <w:div w:id="2109278344">
              <w:marLeft w:val="0"/>
              <w:marRight w:val="0"/>
              <w:marTop w:val="0"/>
              <w:marBottom w:val="0"/>
              <w:divBdr>
                <w:top w:val="none" w:sz="0" w:space="0" w:color="auto"/>
                <w:left w:val="none" w:sz="0" w:space="0" w:color="auto"/>
                <w:bottom w:val="none" w:sz="0" w:space="0" w:color="auto"/>
                <w:right w:val="none" w:sz="0" w:space="0" w:color="auto"/>
              </w:divBdr>
            </w:div>
            <w:div w:id="1094203875">
              <w:marLeft w:val="0"/>
              <w:marRight w:val="0"/>
              <w:marTop w:val="0"/>
              <w:marBottom w:val="0"/>
              <w:divBdr>
                <w:top w:val="none" w:sz="0" w:space="0" w:color="auto"/>
                <w:left w:val="none" w:sz="0" w:space="0" w:color="auto"/>
                <w:bottom w:val="none" w:sz="0" w:space="0" w:color="auto"/>
                <w:right w:val="none" w:sz="0" w:space="0" w:color="auto"/>
              </w:divBdr>
            </w:div>
            <w:div w:id="1089542491">
              <w:marLeft w:val="0"/>
              <w:marRight w:val="0"/>
              <w:marTop w:val="0"/>
              <w:marBottom w:val="0"/>
              <w:divBdr>
                <w:top w:val="none" w:sz="0" w:space="0" w:color="auto"/>
                <w:left w:val="none" w:sz="0" w:space="0" w:color="auto"/>
                <w:bottom w:val="none" w:sz="0" w:space="0" w:color="auto"/>
                <w:right w:val="none" w:sz="0" w:space="0" w:color="auto"/>
              </w:divBdr>
            </w:div>
            <w:div w:id="1298948336">
              <w:marLeft w:val="0"/>
              <w:marRight w:val="0"/>
              <w:marTop w:val="0"/>
              <w:marBottom w:val="0"/>
              <w:divBdr>
                <w:top w:val="none" w:sz="0" w:space="0" w:color="auto"/>
                <w:left w:val="none" w:sz="0" w:space="0" w:color="auto"/>
                <w:bottom w:val="none" w:sz="0" w:space="0" w:color="auto"/>
                <w:right w:val="none" w:sz="0" w:space="0" w:color="auto"/>
              </w:divBdr>
            </w:div>
            <w:div w:id="1805848011">
              <w:marLeft w:val="0"/>
              <w:marRight w:val="0"/>
              <w:marTop w:val="0"/>
              <w:marBottom w:val="0"/>
              <w:divBdr>
                <w:top w:val="none" w:sz="0" w:space="0" w:color="auto"/>
                <w:left w:val="none" w:sz="0" w:space="0" w:color="auto"/>
                <w:bottom w:val="none" w:sz="0" w:space="0" w:color="auto"/>
                <w:right w:val="none" w:sz="0" w:space="0" w:color="auto"/>
              </w:divBdr>
            </w:div>
            <w:div w:id="1109931448">
              <w:marLeft w:val="0"/>
              <w:marRight w:val="0"/>
              <w:marTop w:val="0"/>
              <w:marBottom w:val="0"/>
              <w:divBdr>
                <w:top w:val="none" w:sz="0" w:space="0" w:color="auto"/>
                <w:left w:val="none" w:sz="0" w:space="0" w:color="auto"/>
                <w:bottom w:val="none" w:sz="0" w:space="0" w:color="auto"/>
                <w:right w:val="none" w:sz="0" w:space="0" w:color="auto"/>
              </w:divBdr>
            </w:div>
            <w:div w:id="1587498555">
              <w:marLeft w:val="0"/>
              <w:marRight w:val="0"/>
              <w:marTop w:val="0"/>
              <w:marBottom w:val="0"/>
              <w:divBdr>
                <w:top w:val="none" w:sz="0" w:space="0" w:color="auto"/>
                <w:left w:val="none" w:sz="0" w:space="0" w:color="auto"/>
                <w:bottom w:val="none" w:sz="0" w:space="0" w:color="auto"/>
                <w:right w:val="none" w:sz="0" w:space="0" w:color="auto"/>
              </w:divBdr>
            </w:div>
            <w:div w:id="1393696520">
              <w:marLeft w:val="0"/>
              <w:marRight w:val="0"/>
              <w:marTop w:val="0"/>
              <w:marBottom w:val="0"/>
              <w:divBdr>
                <w:top w:val="none" w:sz="0" w:space="0" w:color="auto"/>
                <w:left w:val="none" w:sz="0" w:space="0" w:color="auto"/>
                <w:bottom w:val="none" w:sz="0" w:space="0" w:color="auto"/>
                <w:right w:val="none" w:sz="0" w:space="0" w:color="auto"/>
              </w:divBdr>
            </w:div>
            <w:div w:id="127550060">
              <w:marLeft w:val="0"/>
              <w:marRight w:val="0"/>
              <w:marTop w:val="0"/>
              <w:marBottom w:val="0"/>
              <w:divBdr>
                <w:top w:val="none" w:sz="0" w:space="0" w:color="auto"/>
                <w:left w:val="none" w:sz="0" w:space="0" w:color="auto"/>
                <w:bottom w:val="none" w:sz="0" w:space="0" w:color="auto"/>
                <w:right w:val="none" w:sz="0" w:space="0" w:color="auto"/>
              </w:divBdr>
            </w:div>
            <w:div w:id="1301690532">
              <w:marLeft w:val="0"/>
              <w:marRight w:val="0"/>
              <w:marTop w:val="0"/>
              <w:marBottom w:val="0"/>
              <w:divBdr>
                <w:top w:val="none" w:sz="0" w:space="0" w:color="auto"/>
                <w:left w:val="none" w:sz="0" w:space="0" w:color="auto"/>
                <w:bottom w:val="none" w:sz="0" w:space="0" w:color="auto"/>
                <w:right w:val="none" w:sz="0" w:space="0" w:color="auto"/>
              </w:divBdr>
            </w:div>
            <w:div w:id="191000308">
              <w:marLeft w:val="0"/>
              <w:marRight w:val="0"/>
              <w:marTop w:val="0"/>
              <w:marBottom w:val="0"/>
              <w:divBdr>
                <w:top w:val="none" w:sz="0" w:space="0" w:color="auto"/>
                <w:left w:val="none" w:sz="0" w:space="0" w:color="auto"/>
                <w:bottom w:val="none" w:sz="0" w:space="0" w:color="auto"/>
                <w:right w:val="none" w:sz="0" w:space="0" w:color="auto"/>
              </w:divBdr>
            </w:div>
            <w:div w:id="660700524">
              <w:marLeft w:val="0"/>
              <w:marRight w:val="0"/>
              <w:marTop w:val="0"/>
              <w:marBottom w:val="0"/>
              <w:divBdr>
                <w:top w:val="none" w:sz="0" w:space="0" w:color="auto"/>
                <w:left w:val="none" w:sz="0" w:space="0" w:color="auto"/>
                <w:bottom w:val="none" w:sz="0" w:space="0" w:color="auto"/>
                <w:right w:val="none" w:sz="0" w:space="0" w:color="auto"/>
              </w:divBdr>
            </w:div>
            <w:div w:id="852956481">
              <w:marLeft w:val="0"/>
              <w:marRight w:val="0"/>
              <w:marTop w:val="0"/>
              <w:marBottom w:val="0"/>
              <w:divBdr>
                <w:top w:val="none" w:sz="0" w:space="0" w:color="auto"/>
                <w:left w:val="none" w:sz="0" w:space="0" w:color="auto"/>
                <w:bottom w:val="none" w:sz="0" w:space="0" w:color="auto"/>
                <w:right w:val="none" w:sz="0" w:space="0" w:color="auto"/>
              </w:divBdr>
            </w:div>
            <w:div w:id="1988168423">
              <w:marLeft w:val="0"/>
              <w:marRight w:val="0"/>
              <w:marTop w:val="0"/>
              <w:marBottom w:val="0"/>
              <w:divBdr>
                <w:top w:val="none" w:sz="0" w:space="0" w:color="auto"/>
                <w:left w:val="none" w:sz="0" w:space="0" w:color="auto"/>
                <w:bottom w:val="none" w:sz="0" w:space="0" w:color="auto"/>
                <w:right w:val="none" w:sz="0" w:space="0" w:color="auto"/>
              </w:divBdr>
            </w:div>
            <w:div w:id="1091241699">
              <w:marLeft w:val="0"/>
              <w:marRight w:val="0"/>
              <w:marTop w:val="0"/>
              <w:marBottom w:val="0"/>
              <w:divBdr>
                <w:top w:val="none" w:sz="0" w:space="0" w:color="auto"/>
                <w:left w:val="none" w:sz="0" w:space="0" w:color="auto"/>
                <w:bottom w:val="none" w:sz="0" w:space="0" w:color="auto"/>
                <w:right w:val="none" w:sz="0" w:space="0" w:color="auto"/>
              </w:divBdr>
            </w:div>
            <w:div w:id="1272393769">
              <w:marLeft w:val="0"/>
              <w:marRight w:val="0"/>
              <w:marTop w:val="0"/>
              <w:marBottom w:val="0"/>
              <w:divBdr>
                <w:top w:val="none" w:sz="0" w:space="0" w:color="auto"/>
                <w:left w:val="none" w:sz="0" w:space="0" w:color="auto"/>
                <w:bottom w:val="none" w:sz="0" w:space="0" w:color="auto"/>
                <w:right w:val="none" w:sz="0" w:space="0" w:color="auto"/>
              </w:divBdr>
            </w:div>
            <w:div w:id="942688955">
              <w:marLeft w:val="0"/>
              <w:marRight w:val="0"/>
              <w:marTop w:val="0"/>
              <w:marBottom w:val="0"/>
              <w:divBdr>
                <w:top w:val="none" w:sz="0" w:space="0" w:color="auto"/>
                <w:left w:val="none" w:sz="0" w:space="0" w:color="auto"/>
                <w:bottom w:val="none" w:sz="0" w:space="0" w:color="auto"/>
                <w:right w:val="none" w:sz="0" w:space="0" w:color="auto"/>
              </w:divBdr>
            </w:div>
            <w:div w:id="238099361">
              <w:marLeft w:val="0"/>
              <w:marRight w:val="0"/>
              <w:marTop w:val="0"/>
              <w:marBottom w:val="0"/>
              <w:divBdr>
                <w:top w:val="none" w:sz="0" w:space="0" w:color="auto"/>
                <w:left w:val="none" w:sz="0" w:space="0" w:color="auto"/>
                <w:bottom w:val="none" w:sz="0" w:space="0" w:color="auto"/>
                <w:right w:val="none" w:sz="0" w:space="0" w:color="auto"/>
              </w:divBdr>
            </w:div>
            <w:div w:id="104425912">
              <w:marLeft w:val="0"/>
              <w:marRight w:val="0"/>
              <w:marTop w:val="0"/>
              <w:marBottom w:val="0"/>
              <w:divBdr>
                <w:top w:val="none" w:sz="0" w:space="0" w:color="auto"/>
                <w:left w:val="none" w:sz="0" w:space="0" w:color="auto"/>
                <w:bottom w:val="none" w:sz="0" w:space="0" w:color="auto"/>
                <w:right w:val="none" w:sz="0" w:space="0" w:color="auto"/>
              </w:divBdr>
            </w:div>
            <w:div w:id="1776558303">
              <w:marLeft w:val="0"/>
              <w:marRight w:val="0"/>
              <w:marTop w:val="0"/>
              <w:marBottom w:val="0"/>
              <w:divBdr>
                <w:top w:val="none" w:sz="0" w:space="0" w:color="auto"/>
                <w:left w:val="none" w:sz="0" w:space="0" w:color="auto"/>
                <w:bottom w:val="none" w:sz="0" w:space="0" w:color="auto"/>
                <w:right w:val="none" w:sz="0" w:space="0" w:color="auto"/>
              </w:divBdr>
            </w:div>
            <w:div w:id="477261372">
              <w:marLeft w:val="0"/>
              <w:marRight w:val="0"/>
              <w:marTop w:val="0"/>
              <w:marBottom w:val="0"/>
              <w:divBdr>
                <w:top w:val="none" w:sz="0" w:space="0" w:color="auto"/>
                <w:left w:val="none" w:sz="0" w:space="0" w:color="auto"/>
                <w:bottom w:val="none" w:sz="0" w:space="0" w:color="auto"/>
                <w:right w:val="none" w:sz="0" w:space="0" w:color="auto"/>
              </w:divBdr>
            </w:div>
            <w:div w:id="547574731">
              <w:marLeft w:val="0"/>
              <w:marRight w:val="0"/>
              <w:marTop w:val="0"/>
              <w:marBottom w:val="0"/>
              <w:divBdr>
                <w:top w:val="none" w:sz="0" w:space="0" w:color="auto"/>
                <w:left w:val="none" w:sz="0" w:space="0" w:color="auto"/>
                <w:bottom w:val="none" w:sz="0" w:space="0" w:color="auto"/>
                <w:right w:val="none" w:sz="0" w:space="0" w:color="auto"/>
              </w:divBdr>
            </w:div>
            <w:div w:id="1072191168">
              <w:marLeft w:val="0"/>
              <w:marRight w:val="0"/>
              <w:marTop w:val="0"/>
              <w:marBottom w:val="0"/>
              <w:divBdr>
                <w:top w:val="none" w:sz="0" w:space="0" w:color="auto"/>
                <w:left w:val="none" w:sz="0" w:space="0" w:color="auto"/>
                <w:bottom w:val="none" w:sz="0" w:space="0" w:color="auto"/>
                <w:right w:val="none" w:sz="0" w:space="0" w:color="auto"/>
              </w:divBdr>
            </w:div>
            <w:div w:id="584267364">
              <w:marLeft w:val="0"/>
              <w:marRight w:val="0"/>
              <w:marTop w:val="0"/>
              <w:marBottom w:val="0"/>
              <w:divBdr>
                <w:top w:val="none" w:sz="0" w:space="0" w:color="auto"/>
                <w:left w:val="none" w:sz="0" w:space="0" w:color="auto"/>
                <w:bottom w:val="none" w:sz="0" w:space="0" w:color="auto"/>
                <w:right w:val="none" w:sz="0" w:space="0" w:color="auto"/>
              </w:divBdr>
            </w:div>
            <w:div w:id="993408336">
              <w:marLeft w:val="0"/>
              <w:marRight w:val="0"/>
              <w:marTop w:val="0"/>
              <w:marBottom w:val="0"/>
              <w:divBdr>
                <w:top w:val="none" w:sz="0" w:space="0" w:color="auto"/>
                <w:left w:val="none" w:sz="0" w:space="0" w:color="auto"/>
                <w:bottom w:val="none" w:sz="0" w:space="0" w:color="auto"/>
                <w:right w:val="none" w:sz="0" w:space="0" w:color="auto"/>
              </w:divBdr>
            </w:div>
            <w:div w:id="1136608016">
              <w:marLeft w:val="0"/>
              <w:marRight w:val="0"/>
              <w:marTop w:val="0"/>
              <w:marBottom w:val="0"/>
              <w:divBdr>
                <w:top w:val="none" w:sz="0" w:space="0" w:color="auto"/>
                <w:left w:val="none" w:sz="0" w:space="0" w:color="auto"/>
                <w:bottom w:val="none" w:sz="0" w:space="0" w:color="auto"/>
                <w:right w:val="none" w:sz="0" w:space="0" w:color="auto"/>
              </w:divBdr>
            </w:div>
            <w:div w:id="1441606777">
              <w:marLeft w:val="0"/>
              <w:marRight w:val="0"/>
              <w:marTop w:val="0"/>
              <w:marBottom w:val="0"/>
              <w:divBdr>
                <w:top w:val="none" w:sz="0" w:space="0" w:color="auto"/>
                <w:left w:val="none" w:sz="0" w:space="0" w:color="auto"/>
                <w:bottom w:val="none" w:sz="0" w:space="0" w:color="auto"/>
                <w:right w:val="none" w:sz="0" w:space="0" w:color="auto"/>
              </w:divBdr>
            </w:div>
            <w:div w:id="851727655">
              <w:marLeft w:val="0"/>
              <w:marRight w:val="0"/>
              <w:marTop w:val="0"/>
              <w:marBottom w:val="0"/>
              <w:divBdr>
                <w:top w:val="none" w:sz="0" w:space="0" w:color="auto"/>
                <w:left w:val="none" w:sz="0" w:space="0" w:color="auto"/>
                <w:bottom w:val="none" w:sz="0" w:space="0" w:color="auto"/>
                <w:right w:val="none" w:sz="0" w:space="0" w:color="auto"/>
              </w:divBdr>
            </w:div>
            <w:div w:id="1688629378">
              <w:marLeft w:val="0"/>
              <w:marRight w:val="0"/>
              <w:marTop w:val="0"/>
              <w:marBottom w:val="0"/>
              <w:divBdr>
                <w:top w:val="none" w:sz="0" w:space="0" w:color="auto"/>
                <w:left w:val="none" w:sz="0" w:space="0" w:color="auto"/>
                <w:bottom w:val="none" w:sz="0" w:space="0" w:color="auto"/>
                <w:right w:val="none" w:sz="0" w:space="0" w:color="auto"/>
              </w:divBdr>
            </w:div>
            <w:div w:id="1314144326">
              <w:marLeft w:val="0"/>
              <w:marRight w:val="0"/>
              <w:marTop w:val="0"/>
              <w:marBottom w:val="0"/>
              <w:divBdr>
                <w:top w:val="none" w:sz="0" w:space="0" w:color="auto"/>
                <w:left w:val="none" w:sz="0" w:space="0" w:color="auto"/>
                <w:bottom w:val="none" w:sz="0" w:space="0" w:color="auto"/>
                <w:right w:val="none" w:sz="0" w:space="0" w:color="auto"/>
              </w:divBdr>
            </w:div>
            <w:div w:id="1587499200">
              <w:marLeft w:val="0"/>
              <w:marRight w:val="0"/>
              <w:marTop w:val="0"/>
              <w:marBottom w:val="0"/>
              <w:divBdr>
                <w:top w:val="none" w:sz="0" w:space="0" w:color="auto"/>
                <w:left w:val="none" w:sz="0" w:space="0" w:color="auto"/>
                <w:bottom w:val="none" w:sz="0" w:space="0" w:color="auto"/>
                <w:right w:val="none" w:sz="0" w:space="0" w:color="auto"/>
              </w:divBdr>
            </w:div>
            <w:div w:id="1748652183">
              <w:marLeft w:val="0"/>
              <w:marRight w:val="0"/>
              <w:marTop w:val="0"/>
              <w:marBottom w:val="0"/>
              <w:divBdr>
                <w:top w:val="none" w:sz="0" w:space="0" w:color="auto"/>
                <w:left w:val="none" w:sz="0" w:space="0" w:color="auto"/>
                <w:bottom w:val="none" w:sz="0" w:space="0" w:color="auto"/>
                <w:right w:val="none" w:sz="0" w:space="0" w:color="auto"/>
              </w:divBdr>
            </w:div>
            <w:div w:id="1483892587">
              <w:marLeft w:val="0"/>
              <w:marRight w:val="0"/>
              <w:marTop w:val="0"/>
              <w:marBottom w:val="0"/>
              <w:divBdr>
                <w:top w:val="none" w:sz="0" w:space="0" w:color="auto"/>
                <w:left w:val="none" w:sz="0" w:space="0" w:color="auto"/>
                <w:bottom w:val="none" w:sz="0" w:space="0" w:color="auto"/>
                <w:right w:val="none" w:sz="0" w:space="0" w:color="auto"/>
              </w:divBdr>
            </w:div>
            <w:div w:id="224992086">
              <w:marLeft w:val="0"/>
              <w:marRight w:val="0"/>
              <w:marTop w:val="0"/>
              <w:marBottom w:val="0"/>
              <w:divBdr>
                <w:top w:val="none" w:sz="0" w:space="0" w:color="auto"/>
                <w:left w:val="none" w:sz="0" w:space="0" w:color="auto"/>
                <w:bottom w:val="none" w:sz="0" w:space="0" w:color="auto"/>
                <w:right w:val="none" w:sz="0" w:space="0" w:color="auto"/>
              </w:divBdr>
            </w:div>
            <w:div w:id="940793917">
              <w:marLeft w:val="0"/>
              <w:marRight w:val="0"/>
              <w:marTop w:val="0"/>
              <w:marBottom w:val="0"/>
              <w:divBdr>
                <w:top w:val="none" w:sz="0" w:space="0" w:color="auto"/>
                <w:left w:val="none" w:sz="0" w:space="0" w:color="auto"/>
                <w:bottom w:val="none" w:sz="0" w:space="0" w:color="auto"/>
                <w:right w:val="none" w:sz="0" w:space="0" w:color="auto"/>
              </w:divBdr>
            </w:div>
            <w:div w:id="801463015">
              <w:marLeft w:val="0"/>
              <w:marRight w:val="0"/>
              <w:marTop w:val="0"/>
              <w:marBottom w:val="0"/>
              <w:divBdr>
                <w:top w:val="none" w:sz="0" w:space="0" w:color="auto"/>
                <w:left w:val="none" w:sz="0" w:space="0" w:color="auto"/>
                <w:bottom w:val="none" w:sz="0" w:space="0" w:color="auto"/>
                <w:right w:val="none" w:sz="0" w:space="0" w:color="auto"/>
              </w:divBdr>
            </w:div>
            <w:div w:id="1940143626">
              <w:marLeft w:val="0"/>
              <w:marRight w:val="0"/>
              <w:marTop w:val="0"/>
              <w:marBottom w:val="0"/>
              <w:divBdr>
                <w:top w:val="none" w:sz="0" w:space="0" w:color="auto"/>
                <w:left w:val="none" w:sz="0" w:space="0" w:color="auto"/>
                <w:bottom w:val="none" w:sz="0" w:space="0" w:color="auto"/>
                <w:right w:val="none" w:sz="0" w:space="0" w:color="auto"/>
              </w:divBdr>
            </w:div>
            <w:div w:id="722370086">
              <w:marLeft w:val="0"/>
              <w:marRight w:val="0"/>
              <w:marTop w:val="0"/>
              <w:marBottom w:val="0"/>
              <w:divBdr>
                <w:top w:val="none" w:sz="0" w:space="0" w:color="auto"/>
                <w:left w:val="none" w:sz="0" w:space="0" w:color="auto"/>
                <w:bottom w:val="none" w:sz="0" w:space="0" w:color="auto"/>
                <w:right w:val="none" w:sz="0" w:space="0" w:color="auto"/>
              </w:divBdr>
            </w:div>
            <w:div w:id="580259836">
              <w:marLeft w:val="0"/>
              <w:marRight w:val="0"/>
              <w:marTop w:val="0"/>
              <w:marBottom w:val="0"/>
              <w:divBdr>
                <w:top w:val="none" w:sz="0" w:space="0" w:color="auto"/>
                <w:left w:val="none" w:sz="0" w:space="0" w:color="auto"/>
                <w:bottom w:val="none" w:sz="0" w:space="0" w:color="auto"/>
                <w:right w:val="none" w:sz="0" w:space="0" w:color="auto"/>
              </w:divBdr>
            </w:div>
            <w:div w:id="1092513555">
              <w:marLeft w:val="0"/>
              <w:marRight w:val="0"/>
              <w:marTop w:val="0"/>
              <w:marBottom w:val="0"/>
              <w:divBdr>
                <w:top w:val="none" w:sz="0" w:space="0" w:color="auto"/>
                <w:left w:val="none" w:sz="0" w:space="0" w:color="auto"/>
                <w:bottom w:val="none" w:sz="0" w:space="0" w:color="auto"/>
                <w:right w:val="none" w:sz="0" w:space="0" w:color="auto"/>
              </w:divBdr>
            </w:div>
            <w:div w:id="1310674313">
              <w:marLeft w:val="0"/>
              <w:marRight w:val="0"/>
              <w:marTop w:val="0"/>
              <w:marBottom w:val="0"/>
              <w:divBdr>
                <w:top w:val="none" w:sz="0" w:space="0" w:color="auto"/>
                <w:left w:val="none" w:sz="0" w:space="0" w:color="auto"/>
                <w:bottom w:val="none" w:sz="0" w:space="0" w:color="auto"/>
                <w:right w:val="none" w:sz="0" w:space="0" w:color="auto"/>
              </w:divBdr>
            </w:div>
            <w:div w:id="339312434">
              <w:marLeft w:val="0"/>
              <w:marRight w:val="0"/>
              <w:marTop w:val="0"/>
              <w:marBottom w:val="0"/>
              <w:divBdr>
                <w:top w:val="none" w:sz="0" w:space="0" w:color="auto"/>
                <w:left w:val="none" w:sz="0" w:space="0" w:color="auto"/>
                <w:bottom w:val="none" w:sz="0" w:space="0" w:color="auto"/>
                <w:right w:val="none" w:sz="0" w:space="0" w:color="auto"/>
              </w:divBdr>
            </w:div>
            <w:div w:id="1225264490">
              <w:marLeft w:val="0"/>
              <w:marRight w:val="0"/>
              <w:marTop w:val="0"/>
              <w:marBottom w:val="0"/>
              <w:divBdr>
                <w:top w:val="none" w:sz="0" w:space="0" w:color="auto"/>
                <w:left w:val="none" w:sz="0" w:space="0" w:color="auto"/>
                <w:bottom w:val="none" w:sz="0" w:space="0" w:color="auto"/>
                <w:right w:val="none" w:sz="0" w:space="0" w:color="auto"/>
              </w:divBdr>
            </w:div>
            <w:div w:id="508103641">
              <w:marLeft w:val="0"/>
              <w:marRight w:val="0"/>
              <w:marTop w:val="0"/>
              <w:marBottom w:val="0"/>
              <w:divBdr>
                <w:top w:val="none" w:sz="0" w:space="0" w:color="auto"/>
                <w:left w:val="none" w:sz="0" w:space="0" w:color="auto"/>
                <w:bottom w:val="none" w:sz="0" w:space="0" w:color="auto"/>
                <w:right w:val="none" w:sz="0" w:space="0" w:color="auto"/>
              </w:divBdr>
            </w:div>
            <w:div w:id="447697258">
              <w:marLeft w:val="0"/>
              <w:marRight w:val="0"/>
              <w:marTop w:val="0"/>
              <w:marBottom w:val="0"/>
              <w:divBdr>
                <w:top w:val="none" w:sz="0" w:space="0" w:color="auto"/>
                <w:left w:val="none" w:sz="0" w:space="0" w:color="auto"/>
                <w:bottom w:val="none" w:sz="0" w:space="0" w:color="auto"/>
                <w:right w:val="none" w:sz="0" w:space="0" w:color="auto"/>
              </w:divBdr>
            </w:div>
            <w:div w:id="2075620738">
              <w:marLeft w:val="0"/>
              <w:marRight w:val="0"/>
              <w:marTop w:val="0"/>
              <w:marBottom w:val="0"/>
              <w:divBdr>
                <w:top w:val="none" w:sz="0" w:space="0" w:color="auto"/>
                <w:left w:val="none" w:sz="0" w:space="0" w:color="auto"/>
                <w:bottom w:val="none" w:sz="0" w:space="0" w:color="auto"/>
                <w:right w:val="none" w:sz="0" w:space="0" w:color="auto"/>
              </w:divBdr>
            </w:div>
            <w:div w:id="926580209">
              <w:marLeft w:val="0"/>
              <w:marRight w:val="0"/>
              <w:marTop w:val="0"/>
              <w:marBottom w:val="0"/>
              <w:divBdr>
                <w:top w:val="none" w:sz="0" w:space="0" w:color="auto"/>
                <w:left w:val="none" w:sz="0" w:space="0" w:color="auto"/>
                <w:bottom w:val="none" w:sz="0" w:space="0" w:color="auto"/>
                <w:right w:val="none" w:sz="0" w:space="0" w:color="auto"/>
              </w:divBdr>
            </w:div>
            <w:div w:id="873272539">
              <w:marLeft w:val="0"/>
              <w:marRight w:val="0"/>
              <w:marTop w:val="0"/>
              <w:marBottom w:val="0"/>
              <w:divBdr>
                <w:top w:val="none" w:sz="0" w:space="0" w:color="auto"/>
                <w:left w:val="none" w:sz="0" w:space="0" w:color="auto"/>
                <w:bottom w:val="none" w:sz="0" w:space="0" w:color="auto"/>
                <w:right w:val="none" w:sz="0" w:space="0" w:color="auto"/>
              </w:divBdr>
            </w:div>
            <w:div w:id="515387600">
              <w:marLeft w:val="0"/>
              <w:marRight w:val="0"/>
              <w:marTop w:val="0"/>
              <w:marBottom w:val="0"/>
              <w:divBdr>
                <w:top w:val="none" w:sz="0" w:space="0" w:color="auto"/>
                <w:left w:val="none" w:sz="0" w:space="0" w:color="auto"/>
                <w:bottom w:val="none" w:sz="0" w:space="0" w:color="auto"/>
                <w:right w:val="none" w:sz="0" w:space="0" w:color="auto"/>
              </w:divBdr>
            </w:div>
            <w:div w:id="591478100">
              <w:marLeft w:val="0"/>
              <w:marRight w:val="0"/>
              <w:marTop w:val="0"/>
              <w:marBottom w:val="0"/>
              <w:divBdr>
                <w:top w:val="none" w:sz="0" w:space="0" w:color="auto"/>
                <w:left w:val="none" w:sz="0" w:space="0" w:color="auto"/>
                <w:bottom w:val="none" w:sz="0" w:space="0" w:color="auto"/>
                <w:right w:val="none" w:sz="0" w:space="0" w:color="auto"/>
              </w:divBdr>
            </w:div>
            <w:div w:id="1819414497">
              <w:marLeft w:val="0"/>
              <w:marRight w:val="0"/>
              <w:marTop w:val="0"/>
              <w:marBottom w:val="0"/>
              <w:divBdr>
                <w:top w:val="none" w:sz="0" w:space="0" w:color="auto"/>
                <w:left w:val="none" w:sz="0" w:space="0" w:color="auto"/>
                <w:bottom w:val="none" w:sz="0" w:space="0" w:color="auto"/>
                <w:right w:val="none" w:sz="0" w:space="0" w:color="auto"/>
              </w:divBdr>
            </w:div>
            <w:div w:id="1018967489">
              <w:marLeft w:val="0"/>
              <w:marRight w:val="0"/>
              <w:marTop w:val="0"/>
              <w:marBottom w:val="0"/>
              <w:divBdr>
                <w:top w:val="none" w:sz="0" w:space="0" w:color="auto"/>
                <w:left w:val="none" w:sz="0" w:space="0" w:color="auto"/>
                <w:bottom w:val="none" w:sz="0" w:space="0" w:color="auto"/>
                <w:right w:val="none" w:sz="0" w:space="0" w:color="auto"/>
              </w:divBdr>
            </w:div>
            <w:div w:id="1321419222">
              <w:marLeft w:val="0"/>
              <w:marRight w:val="0"/>
              <w:marTop w:val="0"/>
              <w:marBottom w:val="0"/>
              <w:divBdr>
                <w:top w:val="none" w:sz="0" w:space="0" w:color="auto"/>
                <w:left w:val="none" w:sz="0" w:space="0" w:color="auto"/>
                <w:bottom w:val="none" w:sz="0" w:space="0" w:color="auto"/>
                <w:right w:val="none" w:sz="0" w:space="0" w:color="auto"/>
              </w:divBdr>
            </w:div>
            <w:div w:id="1450008886">
              <w:marLeft w:val="0"/>
              <w:marRight w:val="0"/>
              <w:marTop w:val="0"/>
              <w:marBottom w:val="0"/>
              <w:divBdr>
                <w:top w:val="none" w:sz="0" w:space="0" w:color="auto"/>
                <w:left w:val="none" w:sz="0" w:space="0" w:color="auto"/>
                <w:bottom w:val="none" w:sz="0" w:space="0" w:color="auto"/>
                <w:right w:val="none" w:sz="0" w:space="0" w:color="auto"/>
              </w:divBdr>
            </w:div>
            <w:div w:id="2014451833">
              <w:marLeft w:val="0"/>
              <w:marRight w:val="0"/>
              <w:marTop w:val="0"/>
              <w:marBottom w:val="0"/>
              <w:divBdr>
                <w:top w:val="none" w:sz="0" w:space="0" w:color="auto"/>
                <w:left w:val="none" w:sz="0" w:space="0" w:color="auto"/>
                <w:bottom w:val="none" w:sz="0" w:space="0" w:color="auto"/>
                <w:right w:val="none" w:sz="0" w:space="0" w:color="auto"/>
              </w:divBdr>
            </w:div>
            <w:div w:id="1453134235">
              <w:marLeft w:val="0"/>
              <w:marRight w:val="0"/>
              <w:marTop w:val="0"/>
              <w:marBottom w:val="0"/>
              <w:divBdr>
                <w:top w:val="none" w:sz="0" w:space="0" w:color="auto"/>
                <w:left w:val="none" w:sz="0" w:space="0" w:color="auto"/>
                <w:bottom w:val="none" w:sz="0" w:space="0" w:color="auto"/>
                <w:right w:val="none" w:sz="0" w:space="0" w:color="auto"/>
              </w:divBdr>
            </w:div>
            <w:div w:id="1771655299">
              <w:marLeft w:val="0"/>
              <w:marRight w:val="0"/>
              <w:marTop w:val="0"/>
              <w:marBottom w:val="0"/>
              <w:divBdr>
                <w:top w:val="none" w:sz="0" w:space="0" w:color="auto"/>
                <w:left w:val="none" w:sz="0" w:space="0" w:color="auto"/>
                <w:bottom w:val="none" w:sz="0" w:space="0" w:color="auto"/>
                <w:right w:val="none" w:sz="0" w:space="0" w:color="auto"/>
              </w:divBdr>
            </w:div>
            <w:div w:id="1207253816">
              <w:marLeft w:val="0"/>
              <w:marRight w:val="0"/>
              <w:marTop w:val="0"/>
              <w:marBottom w:val="0"/>
              <w:divBdr>
                <w:top w:val="none" w:sz="0" w:space="0" w:color="auto"/>
                <w:left w:val="none" w:sz="0" w:space="0" w:color="auto"/>
                <w:bottom w:val="none" w:sz="0" w:space="0" w:color="auto"/>
                <w:right w:val="none" w:sz="0" w:space="0" w:color="auto"/>
              </w:divBdr>
            </w:div>
            <w:div w:id="1996296597">
              <w:marLeft w:val="0"/>
              <w:marRight w:val="0"/>
              <w:marTop w:val="0"/>
              <w:marBottom w:val="0"/>
              <w:divBdr>
                <w:top w:val="none" w:sz="0" w:space="0" w:color="auto"/>
                <w:left w:val="none" w:sz="0" w:space="0" w:color="auto"/>
                <w:bottom w:val="none" w:sz="0" w:space="0" w:color="auto"/>
                <w:right w:val="none" w:sz="0" w:space="0" w:color="auto"/>
              </w:divBdr>
            </w:div>
            <w:div w:id="199707097">
              <w:marLeft w:val="0"/>
              <w:marRight w:val="0"/>
              <w:marTop w:val="0"/>
              <w:marBottom w:val="0"/>
              <w:divBdr>
                <w:top w:val="none" w:sz="0" w:space="0" w:color="auto"/>
                <w:left w:val="none" w:sz="0" w:space="0" w:color="auto"/>
                <w:bottom w:val="none" w:sz="0" w:space="0" w:color="auto"/>
                <w:right w:val="none" w:sz="0" w:space="0" w:color="auto"/>
              </w:divBdr>
            </w:div>
            <w:div w:id="638723903">
              <w:marLeft w:val="0"/>
              <w:marRight w:val="0"/>
              <w:marTop w:val="0"/>
              <w:marBottom w:val="0"/>
              <w:divBdr>
                <w:top w:val="none" w:sz="0" w:space="0" w:color="auto"/>
                <w:left w:val="none" w:sz="0" w:space="0" w:color="auto"/>
                <w:bottom w:val="none" w:sz="0" w:space="0" w:color="auto"/>
                <w:right w:val="none" w:sz="0" w:space="0" w:color="auto"/>
              </w:divBdr>
            </w:div>
            <w:div w:id="1009067920">
              <w:marLeft w:val="0"/>
              <w:marRight w:val="0"/>
              <w:marTop w:val="0"/>
              <w:marBottom w:val="0"/>
              <w:divBdr>
                <w:top w:val="none" w:sz="0" w:space="0" w:color="auto"/>
                <w:left w:val="none" w:sz="0" w:space="0" w:color="auto"/>
                <w:bottom w:val="none" w:sz="0" w:space="0" w:color="auto"/>
                <w:right w:val="none" w:sz="0" w:space="0" w:color="auto"/>
              </w:divBdr>
            </w:div>
            <w:div w:id="1498886093">
              <w:marLeft w:val="0"/>
              <w:marRight w:val="0"/>
              <w:marTop w:val="0"/>
              <w:marBottom w:val="0"/>
              <w:divBdr>
                <w:top w:val="none" w:sz="0" w:space="0" w:color="auto"/>
                <w:left w:val="none" w:sz="0" w:space="0" w:color="auto"/>
                <w:bottom w:val="none" w:sz="0" w:space="0" w:color="auto"/>
                <w:right w:val="none" w:sz="0" w:space="0" w:color="auto"/>
              </w:divBdr>
            </w:div>
            <w:div w:id="1486819510">
              <w:marLeft w:val="0"/>
              <w:marRight w:val="0"/>
              <w:marTop w:val="0"/>
              <w:marBottom w:val="0"/>
              <w:divBdr>
                <w:top w:val="none" w:sz="0" w:space="0" w:color="auto"/>
                <w:left w:val="none" w:sz="0" w:space="0" w:color="auto"/>
                <w:bottom w:val="none" w:sz="0" w:space="0" w:color="auto"/>
                <w:right w:val="none" w:sz="0" w:space="0" w:color="auto"/>
              </w:divBdr>
            </w:div>
            <w:div w:id="532158245">
              <w:marLeft w:val="0"/>
              <w:marRight w:val="0"/>
              <w:marTop w:val="0"/>
              <w:marBottom w:val="0"/>
              <w:divBdr>
                <w:top w:val="none" w:sz="0" w:space="0" w:color="auto"/>
                <w:left w:val="none" w:sz="0" w:space="0" w:color="auto"/>
                <w:bottom w:val="none" w:sz="0" w:space="0" w:color="auto"/>
                <w:right w:val="none" w:sz="0" w:space="0" w:color="auto"/>
              </w:divBdr>
            </w:div>
            <w:div w:id="1955598755">
              <w:marLeft w:val="0"/>
              <w:marRight w:val="0"/>
              <w:marTop w:val="0"/>
              <w:marBottom w:val="0"/>
              <w:divBdr>
                <w:top w:val="none" w:sz="0" w:space="0" w:color="auto"/>
                <w:left w:val="none" w:sz="0" w:space="0" w:color="auto"/>
                <w:bottom w:val="none" w:sz="0" w:space="0" w:color="auto"/>
                <w:right w:val="none" w:sz="0" w:space="0" w:color="auto"/>
              </w:divBdr>
            </w:div>
            <w:div w:id="478964107">
              <w:marLeft w:val="0"/>
              <w:marRight w:val="0"/>
              <w:marTop w:val="0"/>
              <w:marBottom w:val="0"/>
              <w:divBdr>
                <w:top w:val="none" w:sz="0" w:space="0" w:color="auto"/>
                <w:left w:val="none" w:sz="0" w:space="0" w:color="auto"/>
                <w:bottom w:val="none" w:sz="0" w:space="0" w:color="auto"/>
                <w:right w:val="none" w:sz="0" w:space="0" w:color="auto"/>
              </w:divBdr>
            </w:div>
            <w:div w:id="298458443">
              <w:marLeft w:val="0"/>
              <w:marRight w:val="0"/>
              <w:marTop w:val="0"/>
              <w:marBottom w:val="0"/>
              <w:divBdr>
                <w:top w:val="none" w:sz="0" w:space="0" w:color="auto"/>
                <w:left w:val="none" w:sz="0" w:space="0" w:color="auto"/>
                <w:bottom w:val="none" w:sz="0" w:space="0" w:color="auto"/>
                <w:right w:val="none" w:sz="0" w:space="0" w:color="auto"/>
              </w:divBdr>
            </w:div>
            <w:div w:id="1762332718">
              <w:marLeft w:val="0"/>
              <w:marRight w:val="0"/>
              <w:marTop w:val="0"/>
              <w:marBottom w:val="0"/>
              <w:divBdr>
                <w:top w:val="none" w:sz="0" w:space="0" w:color="auto"/>
                <w:left w:val="none" w:sz="0" w:space="0" w:color="auto"/>
                <w:bottom w:val="none" w:sz="0" w:space="0" w:color="auto"/>
                <w:right w:val="none" w:sz="0" w:space="0" w:color="auto"/>
              </w:divBdr>
            </w:div>
            <w:div w:id="1060517907">
              <w:marLeft w:val="0"/>
              <w:marRight w:val="0"/>
              <w:marTop w:val="0"/>
              <w:marBottom w:val="0"/>
              <w:divBdr>
                <w:top w:val="none" w:sz="0" w:space="0" w:color="auto"/>
                <w:left w:val="none" w:sz="0" w:space="0" w:color="auto"/>
                <w:bottom w:val="none" w:sz="0" w:space="0" w:color="auto"/>
                <w:right w:val="none" w:sz="0" w:space="0" w:color="auto"/>
              </w:divBdr>
            </w:div>
            <w:div w:id="1504009230">
              <w:marLeft w:val="0"/>
              <w:marRight w:val="0"/>
              <w:marTop w:val="0"/>
              <w:marBottom w:val="0"/>
              <w:divBdr>
                <w:top w:val="none" w:sz="0" w:space="0" w:color="auto"/>
                <w:left w:val="none" w:sz="0" w:space="0" w:color="auto"/>
                <w:bottom w:val="none" w:sz="0" w:space="0" w:color="auto"/>
                <w:right w:val="none" w:sz="0" w:space="0" w:color="auto"/>
              </w:divBdr>
            </w:div>
            <w:div w:id="376316220">
              <w:marLeft w:val="0"/>
              <w:marRight w:val="0"/>
              <w:marTop w:val="0"/>
              <w:marBottom w:val="0"/>
              <w:divBdr>
                <w:top w:val="none" w:sz="0" w:space="0" w:color="auto"/>
                <w:left w:val="none" w:sz="0" w:space="0" w:color="auto"/>
                <w:bottom w:val="none" w:sz="0" w:space="0" w:color="auto"/>
                <w:right w:val="none" w:sz="0" w:space="0" w:color="auto"/>
              </w:divBdr>
            </w:div>
            <w:div w:id="3094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36">
      <w:bodyDiv w:val="1"/>
      <w:marLeft w:val="0"/>
      <w:marRight w:val="0"/>
      <w:marTop w:val="0"/>
      <w:marBottom w:val="0"/>
      <w:divBdr>
        <w:top w:val="none" w:sz="0" w:space="0" w:color="auto"/>
        <w:left w:val="none" w:sz="0" w:space="0" w:color="auto"/>
        <w:bottom w:val="none" w:sz="0" w:space="0" w:color="auto"/>
        <w:right w:val="none" w:sz="0" w:space="0" w:color="auto"/>
      </w:divBdr>
      <w:divsChild>
        <w:div w:id="1706906579">
          <w:marLeft w:val="0"/>
          <w:marRight w:val="0"/>
          <w:marTop w:val="0"/>
          <w:marBottom w:val="0"/>
          <w:divBdr>
            <w:top w:val="none" w:sz="0" w:space="0" w:color="auto"/>
            <w:left w:val="none" w:sz="0" w:space="0" w:color="auto"/>
            <w:bottom w:val="none" w:sz="0" w:space="0" w:color="auto"/>
            <w:right w:val="none" w:sz="0" w:space="0" w:color="auto"/>
          </w:divBdr>
          <w:divsChild>
            <w:div w:id="1884561210">
              <w:marLeft w:val="0"/>
              <w:marRight w:val="0"/>
              <w:marTop w:val="0"/>
              <w:marBottom w:val="0"/>
              <w:divBdr>
                <w:top w:val="none" w:sz="0" w:space="0" w:color="auto"/>
                <w:left w:val="none" w:sz="0" w:space="0" w:color="auto"/>
                <w:bottom w:val="none" w:sz="0" w:space="0" w:color="auto"/>
                <w:right w:val="none" w:sz="0" w:space="0" w:color="auto"/>
              </w:divBdr>
            </w:div>
            <w:div w:id="1971978486">
              <w:marLeft w:val="0"/>
              <w:marRight w:val="0"/>
              <w:marTop w:val="0"/>
              <w:marBottom w:val="0"/>
              <w:divBdr>
                <w:top w:val="none" w:sz="0" w:space="0" w:color="auto"/>
                <w:left w:val="none" w:sz="0" w:space="0" w:color="auto"/>
                <w:bottom w:val="none" w:sz="0" w:space="0" w:color="auto"/>
                <w:right w:val="none" w:sz="0" w:space="0" w:color="auto"/>
              </w:divBdr>
            </w:div>
            <w:div w:id="1821844370">
              <w:marLeft w:val="0"/>
              <w:marRight w:val="0"/>
              <w:marTop w:val="0"/>
              <w:marBottom w:val="0"/>
              <w:divBdr>
                <w:top w:val="none" w:sz="0" w:space="0" w:color="auto"/>
                <w:left w:val="none" w:sz="0" w:space="0" w:color="auto"/>
                <w:bottom w:val="none" w:sz="0" w:space="0" w:color="auto"/>
                <w:right w:val="none" w:sz="0" w:space="0" w:color="auto"/>
              </w:divBdr>
            </w:div>
            <w:div w:id="511067253">
              <w:marLeft w:val="0"/>
              <w:marRight w:val="0"/>
              <w:marTop w:val="0"/>
              <w:marBottom w:val="0"/>
              <w:divBdr>
                <w:top w:val="none" w:sz="0" w:space="0" w:color="auto"/>
                <w:left w:val="none" w:sz="0" w:space="0" w:color="auto"/>
                <w:bottom w:val="none" w:sz="0" w:space="0" w:color="auto"/>
                <w:right w:val="none" w:sz="0" w:space="0" w:color="auto"/>
              </w:divBdr>
            </w:div>
            <w:div w:id="1256523956">
              <w:marLeft w:val="0"/>
              <w:marRight w:val="0"/>
              <w:marTop w:val="0"/>
              <w:marBottom w:val="0"/>
              <w:divBdr>
                <w:top w:val="none" w:sz="0" w:space="0" w:color="auto"/>
                <w:left w:val="none" w:sz="0" w:space="0" w:color="auto"/>
                <w:bottom w:val="none" w:sz="0" w:space="0" w:color="auto"/>
                <w:right w:val="none" w:sz="0" w:space="0" w:color="auto"/>
              </w:divBdr>
            </w:div>
            <w:div w:id="1884053524">
              <w:marLeft w:val="0"/>
              <w:marRight w:val="0"/>
              <w:marTop w:val="0"/>
              <w:marBottom w:val="0"/>
              <w:divBdr>
                <w:top w:val="none" w:sz="0" w:space="0" w:color="auto"/>
                <w:left w:val="none" w:sz="0" w:space="0" w:color="auto"/>
                <w:bottom w:val="none" w:sz="0" w:space="0" w:color="auto"/>
                <w:right w:val="none" w:sz="0" w:space="0" w:color="auto"/>
              </w:divBdr>
            </w:div>
            <w:div w:id="2057848432">
              <w:marLeft w:val="0"/>
              <w:marRight w:val="0"/>
              <w:marTop w:val="0"/>
              <w:marBottom w:val="0"/>
              <w:divBdr>
                <w:top w:val="none" w:sz="0" w:space="0" w:color="auto"/>
                <w:left w:val="none" w:sz="0" w:space="0" w:color="auto"/>
                <w:bottom w:val="none" w:sz="0" w:space="0" w:color="auto"/>
                <w:right w:val="none" w:sz="0" w:space="0" w:color="auto"/>
              </w:divBdr>
            </w:div>
            <w:div w:id="1664576965">
              <w:marLeft w:val="0"/>
              <w:marRight w:val="0"/>
              <w:marTop w:val="0"/>
              <w:marBottom w:val="0"/>
              <w:divBdr>
                <w:top w:val="none" w:sz="0" w:space="0" w:color="auto"/>
                <w:left w:val="none" w:sz="0" w:space="0" w:color="auto"/>
                <w:bottom w:val="none" w:sz="0" w:space="0" w:color="auto"/>
                <w:right w:val="none" w:sz="0" w:space="0" w:color="auto"/>
              </w:divBdr>
            </w:div>
            <w:div w:id="1398943262">
              <w:marLeft w:val="0"/>
              <w:marRight w:val="0"/>
              <w:marTop w:val="0"/>
              <w:marBottom w:val="0"/>
              <w:divBdr>
                <w:top w:val="none" w:sz="0" w:space="0" w:color="auto"/>
                <w:left w:val="none" w:sz="0" w:space="0" w:color="auto"/>
                <w:bottom w:val="none" w:sz="0" w:space="0" w:color="auto"/>
                <w:right w:val="none" w:sz="0" w:space="0" w:color="auto"/>
              </w:divBdr>
            </w:div>
            <w:div w:id="1005203818">
              <w:marLeft w:val="0"/>
              <w:marRight w:val="0"/>
              <w:marTop w:val="0"/>
              <w:marBottom w:val="0"/>
              <w:divBdr>
                <w:top w:val="none" w:sz="0" w:space="0" w:color="auto"/>
                <w:left w:val="none" w:sz="0" w:space="0" w:color="auto"/>
                <w:bottom w:val="none" w:sz="0" w:space="0" w:color="auto"/>
                <w:right w:val="none" w:sz="0" w:space="0" w:color="auto"/>
              </w:divBdr>
            </w:div>
            <w:div w:id="1001200091">
              <w:marLeft w:val="0"/>
              <w:marRight w:val="0"/>
              <w:marTop w:val="0"/>
              <w:marBottom w:val="0"/>
              <w:divBdr>
                <w:top w:val="none" w:sz="0" w:space="0" w:color="auto"/>
                <w:left w:val="none" w:sz="0" w:space="0" w:color="auto"/>
                <w:bottom w:val="none" w:sz="0" w:space="0" w:color="auto"/>
                <w:right w:val="none" w:sz="0" w:space="0" w:color="auto"/>
              </w:divBdr>
            </w:div>
            <w:div w:id="1664313447">
              <w:marLeft w:val="0"/>
              <w:marRight w:val="0"/>
              <w:marTop w:val="0"/>
              <w:marBottom w:val="0"/>
              <w:divBdr>
                <w:top w:val="none" w:sz="0" w:space="0" w:color="auto"/>
                <w:left w:val="none" w:sz="0" w:space="0" w:color="auto"/>
                <w:bottom w:val="none" w:sz="0" w:space="0" w:color="auto"/>
                <w:right w:val="none" w:sz="0" w:space="0" w:color="auto"/>
              </w:divBdr>
            </w:div>
            <w:div w:id="1460611264">
              <w:marLeft w:val="0"/>
              <w:marRight w:val="0"/>
              <w:marTop w:val="0"/>
              <w:marBottom w:val="0"/>
              <w:divBdr>
                <w:top w:val="none" w:sz="0" w:space="0" w:color="auto"/>
                <w:left w:val="none" w:sz="0" w:space="0" w:color="auto"/>
                <w:bottom w:val="none" w:sz="0" w:space="0" w:color="auto"/>
                <w:right w:val="none" w:sz="0" w:space="0" w:color="auto"/>
              </w:divBdr>
            </w:div>
            <w:div w:id="1685863828">
              <w:marLeft w:val="0"/>
              <w:marRight w:val="0"/>
              <w:marTop w:val="0"/>
              <w:marBottom w:val="0"/>
              <w:divBdr>
                <w:top w:val="none" w:sz="0" w:space="0" w:color="auto"/>
                <w:left w:val="none" w:sz="0" w:space="0" w:color="auto"/>
                <w:bottom w:val="none" w:sz="0" w:space="0" w:color="auto"/>
                <w:right w:val="none" w:sz="0" w:space="0" w:color="auto"/>
              </w:divBdr>
            </w:div>
            <w:div w:id="1669140497">
              <w:marLeft w:val="0"/>
              <w:marRight w:val="0"/>
              <w:marTop w:val="0"/>
              <w:marBottom w:val="0"/>
              <w:divBdr>
                <w:top w:val="none" w:sz="0" w:space="0" w:color="auto"/>
                <w:left w:val="none" w:sz="0" w:space="0" w:color="auto"/>
                <w:bottom w:val="none" w:sz="0" w:space="0" w:color="auto"/>
                <w:right w:val="none" w:sz="0" w:space="0" w:color="auto"/>
              </w:divBdr>
            </w:div>
            <w:div w:id="1802071488">
              <w:marLeft w:val="0"/>
              <w:marRight w:val="0"/>
              <w:marTop w:val="0"/>
              <w:marBottom w:val="0"/>
              <w:divBdr>
                <w:top w:val="none" w:sz="0" w:space="0" w:color="auto"/>
                <w:left w:val="none" w:sz="0" w:space="0" w:color="auto"/>
                <w:bottom w:val="none" w:sz="0" w:space="0" w:color="auto"/>
                <w:right w:val="none" w:sz="0" w:space="0" w:color="auto"/>
              </w:divBdr>
            </w:div>
            <w:div w:id="2123376379">
              <w:marLeft w:val="0"/>
              <w:marRight w:val="0"/>
              <w:marTop w:val="0"/>
              <w:marBottom w:val="0"/>
              <w:divBdr>
                <w:top w:val="none" w:sz="0" w:space="0" w:color="auto"/>
                <w:left w:val="none" w:sz="0" w:space="0" w:color="auto"/>
                <w:bottom w:val="none" w:sz="0" w:space="0" w:color="auto"/>
                <w:right w:val="none" w:sz="0" w:space="0" w:color="auto"/>
              </w:divBdr>
            </w:div>
            <w:div w:id="35468670">
              <w:marLeft w:val="0"/>
              <w:marRight w:val="0"/>
              <w:marTop w:val="0"/>
              <w:marBottom w:val="0"/>
              <w:divBdr>
                <w:top w:val="none" w:sz="0" w:space="0" w:color="auto"/>
                <w:left w:val="none" w:sz="0" w:space="0" w:color="auto"/>
                <w:bottom w:val="none" w:sz="0" w:space="0" w:color="auto"/>
                <w:right w:val="none" w:sz="0" w:space="0" w:color="auto"/>
              </w:divBdr>
            </w:div>
            <w:div w:id="8327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028">
      <w:bodyDiv w:val="1"/>
      <w:marLeft w:val="0"/>
      <w:marRight w:val="0"/>
      <w:marTop w:val="0"/>
      <w:marBottom w:val="0"/>
      <w:divBdr>
        <w:top w:val="none" w:sz="0" w:space="0" w:color="auto"/>
        <w:left w:val="none" w:sz="0" w:space="0" w:color="auto"/>
        <w:bottom w:val="none" w:sz="0" w:space="0" w:color="auto"/>
        <w:right w:val="none" w:sz="0" w:space="0" w:color="auto"/>
      </w:divBdr>
      <w:divsChild>
        <w:div w:id="609750647">
          <w:marLeft w:val="0"/>
          <w:marRight w:val="0"/>
          <w:marTop w:val="0"/>
          <w:marBottom w:val="0"/>
          <w:divBdr>
            <w:top w:val="none" w:sz="0" w:space="0" w:color="auto"/>
            <w:left w:val="none" w:sz="0" w:space="0" w:color="auto"/>
            <w:bottom w:val="none" w:sz="0" w:space="0" w:color="auto"/>
            <w:right w:val="none" w:sz="0" w:space="0" w:color="auto"/>
          </w:divBdr>
          <w:divsChild>
            <w:div w:id="7893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421">
      <w:bodyDiv w:val="1"/>
      <w:marLeft w:val="0"/>
      <w:marRight w:val="0"/>
      <w:marTop w:val="0"/>
      <w:marBottom w:val="0"/>
      <w:divBdr>
        <w:top w:val="none" w:sz="0" w:space="0" w:color="auto"/>
        <w:left w:val="none" w:sz="0" w:space="0" w:color="auto"/>
        <w:bottom w:val="none" w:sz="0" w:space="0" w:color="auto"/>
        <w:right w:val="none" w:sz="0" w:space="0" w:color="auto"/>
      </w:divBdr>
      <w:divsChild>
        <w:div w:id="1546530035">
          <w:marLeft w:val="0"/>
          <w:marRight w:val="0"/>
          <w:marTop w:val="0"/>
          <w:marBottom w:val="0"/>
          <w:divBdr>
            <w:top w:val="none" w:sz="0" w:space="0" w:color="auto"/>
            <w:left w:val="none" w:sz="0" w:space="0" w:color="auto"/>
            <w:bottom w:val="none" w:sz="0" w:space="0" w:color="auto"/>
            <w:right w:val="none" w:sz="0" w:space="0" w:color="auto"/>
          </w:divBdr>
          <w:divsChild>
            <w:div w:id="1978026030">
              <w:marLeft w:val="0"/>
              <w:marRight w:val="0"/>
              <w:marTop w:val="0"/>
              <w:marBottom w:val="0"/>
              <w:divBdr>
                <w:top w:val="none" w:sz="0" w:space="0" w:color="auto"/>
                <w:left w:val="none" w:sz="0" w:space="0" w:color="auto"/>
                <w:bottom w:val="none" w:sz="0" w:space="0" w:color="auto"/>
                <w:right w:val="none" w:sz="0" w:space="0" w:color="auto"/>
              </w:divBdr>
            </w:div>
            <w:div w:id="759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8809">
      <w:bodyDiv w:val="1"/>
      <w:marLeft w:val="0"/>
      <w:marRight w:val="0"/>
      <w:marTop w:val="0"/>
      <w:marBottom w:val="0"/>
      <w:divBdr>
        <w:top w:val="none" w:sz="0" w:space="0" w:color="auto"/>
        <w:left w:val="none" w:sz="0" w:space="0" w:color="auto"/>
        <w:bottom w:val="none" w:sz="0" w:space="0" w:color="auto"/>
        <w:right w:val="none" w:sz="0" w:space="0" w:color="auto"/>
      </w:divBdr>
      <w:divsChild>
        <w:div w:id="41903187">
          <w:marLeft w:val="0"/>
          <w:marRight w:val="0"/>
          <w:marTop w:val="0"/>
          <w:marBottom w:val="0"/>
          <w:divBdr>
            <w:top w:val="none" w:sz="0" w:space="0" w:color="auto"/>
            <w:left w:val="none" w:sz="0" w:space="0" w:color="auto"/>
            <w:bottom w:val="none" w:sz="0" w:space="0" w:color="auto"/>
            <w:right w:val="none" w:sz="0" w:space="0" w:color="auto"/>
          </w:divBdr>
          <w:divsChild>
            <w:div w:id="1941444961">
              <w:marLeft w:val="0"/>
              <w:marRight w:val="0"/>
              <w:marTop w:val="0"/>
              <w:marBottom w:val="0"/>
              <w:divBdr>
                <w:top w:val="none" w:sz="0" w:space="0" w:color="auto"/>
                <w:left w:val="none" w:sz="0" w:space="0" w:color="auto"/>
                <w:bottom w:val="none" w:sz="0" w:space="0" w:color="auto"/>
                <w:right w:val="none" w:sz="0" w:space="0" w:color="auto"/>
              </w:divBdr>
            </w:div>
            <w:div w:id="631521106">
              <w:marLeft w:val="0"/>
              <w:marRight w:val="0"/>
              <w:marTop w:val="0"/>
              <w:marBottom w:val="0"/>
              <w:divBdr>
                <w:top w:val="none" w:sz="0" w:space="0" w:color="auto"/>
                <w:left w:val="none" w:sz="0" w:space="0" w:color="auto"/>
                <w:bottom w:val="none" w:sz="0" w:space="0" w:color="auto"/>
                <w:right w:val="none" w:sz="0" w:space="0" w:color="auto"/>
              </w:divBdr>
            </w:div>
            <w:div w:id="1168867174">
              <w:marLeft w:val="0"/>
              <w:marRight w:val="0"/>
              <w:marTop w:val="0"/>
              <w:marBottom w:val="0"/>
              <w:divBdr>
                <w:top w:val="none" w:sz="0" w:space="0" w:color="auto"/>
                <w:left w:val="none" w:sz="0" w:space="0" w:color="auto"/>
                <w:bottom w:val="none" w:sz="0" w:space="0" w:color="auto"/>
                <w:right w:val="none" w:sz="0" w:space="0" w:color="auto"/>
              </w:divBdr>
            </w:div>
            <w:div w:id="577060942">
              <w:marLeft w:val="0"/>
              <w:marRight w:val="0"/>
              <w:marTop w:val="0"/>
              <w:marBottom w:val="0"/>
              <w:divBdr>
                <w:top w:val="none" w:sz="0" w:space="0" w:color="auto"/>
                <w:left w:val="none" w:sz="0" w:space="0" w:color="auto"/>
                <w:bottom w:val="none" w:sz="0" w:space="0" w:color="auto"/>
                <w:right w:val="none" w:sz="0" w:space="0" w:color="auto"/>
              </w:divBdr>
            </w:div>
            <w:div w:id="503058309">
              <w:marLeft w:val="0"/>
              <w:marRight w:val="0"/>
              <w:marTop w:val="0"/>
              <w:marBottom w:val="0"/>
              <w:divBdr>
                <w:top w:val="none" w:sz="0" w:space="0" w:color="auto"/>
                <w:left w:val="none" w:sz="0" w:space="0" w:color="auto"/>
                <w:bottom w:val="none" w:sz="0" w:space="0" w:color="auto"/>
                <w:right w:val="none" w:sz="0" w:space="0" w:color="auto"/>
              </w:divBdr>
            </w:div>
            <w:div w:id="2072345262">
              <w:marLeft w:val="0"/>
              <w:marRight w:val="0"/>
              <w:marTop w:val="0"/>
              <w:marBottom w:val="0"/>
              <w:divBdr>
                <w:top w:val="none" w:sz="0" w:space="0" w:color="auto"/>
                <w:left w:val="none" w:sz="0" w:space="0" w:color="auto"/>
                <w:bottom w:val="none" w:sz="0" w:space="0" w:color="auto"/>
                <w:right w:val="none" w:sz="0" w:space="0" w:color="auto"/>
              </w:divBdr>
            </w:div>
            <w:div w:id="355351213">
              <w:marLeft w:val="0"/>
              <w:marRight w:val="0"/>
              <w:marTop w:val="0"/>
              <w:marBottom w:val="0"/>
              <w:divBdr>
                <w:top w:val="none" w:sz="0" w:space="0" w:color="auto"/>
                <w:left w:val="none" w:sz="0" w:space="0" w:color="auto"/>
                <w:bottom w:val="none" w:sz="0" w:space="0" w:color="auto"/>
                <w:right w:val="none" w:sz="0" w:space="0" w:color="auto"/>
              </w:divBdr>
            </w:div>
            <w:div w:id="268701744">
              <w:marLeft w:val="0"/>
              <w:marRight w:val="0"/>
              <w:marTop w:val="0"/>
              <w:marBottom w:val="0"/>
              <w:divBdr>
                <w:top w:val="none" w:sz="0" w:space="0" w:color="auto"/>
                <w:left w:val="none" w:sz="0" w:space="0" w:color="auto"/>
                <w:bottom w:val="none" w:sz="0" w:space="0" w:color="auto"/>
                <w:right w:val="none" w:sz="0" w:space="0" w:color="auto"/>
              </w:divBdr>
            </w:div>
            <w:div w:id="465315689">
              <w:marLeft w:val="0"/>
              <w:marRight w:val="0"/>
              <w:marTop w:val="0"/>
              <w:marBottom w:val="0"/>
              <w:divBdr>
                <w:top w:val="none" w:sz="0" w:space="0" w:color="auto"/>
                <w:left w:val="none" w:sz="0" w:space="0" w:color="auto"/>
                <w:bottom w:val="none" w:sz="0" w:space="0" w:color="auto"/>
                <w:right w:val="none" w:sz="0" w:space="0" w:color="auto"/>
              </w:divBdr>
            </w:div>
            <w:div w:id="2079553360">
              <w:marLeft w:val="0"/>
              <w:marRight w:val="0"/>
              <w:marTop w:val="0"/>
              <w:marBottom w:val="0"/>
              <w:divBdr>
                <w:top w:val="none" w:sz="0" w:space="0" w:color="auto"/>
                <w:left w:val="none" w:sz="0" w:space="0" w:color="auto"/>
                <w:bottom w:val="none" w:sz="0" w:space="0" w:color="auto"/>
                <w:right w:val="none" w:sz="0" w:space="0" w:color="auto"/>
              </w:divBdr>
            </w:div>
            <w:div w:id="1452743192">
              <w:marLeft w:val="0"/>
              <w:marRight w:val="0"/>
              <w:marTop w:val="0"/>
              <w:marBottom w:val="0"/>
              <w:divBdr>
                <w:top w:val="none" w:sz="0" w:space="0" w:color="auto"/>
                <w:left w:val="none" w:sz="0" w:space="0" w:color="auto"/>
                <w:bottom w:val="none" w:sz="0" w:space="0" w:color="auto"/>
                <w:right w:val="none" w:sz="0" w:space="0" w:color="auto"/>
              </w:divBdr>
            </w:div>
            <w:div w:id="169832924">
              <w:marLeft w:val="0"/>
              <w:marRight w:val="0"/>
              <w:marTop w:val="0"/>
              <w:marBottom w:val="0"/>
              <w:divBdr>
                <w:top w:val="none" w:sz="0" w:space="0" w:color="auto"/>
                <w:left w:val="none" w:sz="0" w:space="0" w:color="auto"/>
                <w:bottom w:val="none" w:sz="0" w:space="0" w:color="auto"/>
                <w:right w:val="none" w:sz="0" w:space="0" w:color="auto"/>
              </w:divBdr>
            </w:div>
            <w:div w:id="1104767009">
              <w:marLeft w:val="0"/>
              <w:marRight w:val="0"/>
              <w:marTop w:val="0"/>
              <w:marBottom w:val="0"/>
              <w:divBdr>
                <w:top w:val="none" w:sz="0" w:space="0" w:color="auto"/>
                <w:left w:val="none" w:sz="0" w:space="0" w:color="auto"/>
                <w:bottom w:val="none" w:sz="0" w:space="0" w:color="auto"/>
                <w:right w:val="none" w:sz="0" w:space="0" w:color="auto"/>
              </w:divBdr>
            </w:div>
            <w:div w:id="1401829148">
              <w:marLeft w:val="0"/>
              <w:marRight w:val="0"/>
              <w:marTop w:val="0"/>
              <w:marBottom w:val="0"/>
              <w:divBdr>
                <w:top w:val="none" w:sz="0" w:space="0" w:color="auto"/>
                <w:left w:val="none" w:sz="0" w:space="0" w:color="auto"/>
                <w:bottom w:val="none" w:sz="0" w:space="0" w:color="auto"/>
                <w:right w:val="none" w:sz="0" w:space="0" w:color="auto"/>
              </w:divBdr>
            </w:div>
            <w:div w:id="1256862142">
              <w:marLeft w:val="0"/>
              <w:marRight w:val="0"/>
              <w:marTop w:val="0"/>
              <w:marBottom w:val="0"/>
              <w:divBdr>
                <w:top w:val="none" w:sz="0" w:space="0" w:color="auto"/>
                <w:left w:val="none" w:sz="0" w:space="0" w:color="auto"/>
                <w:bottom w:val="none" w:sz="0" w:space="0" w:color="auto"/>
                <w:right w:val="none" w:sz="0" w:space="0" w:color="auto"/>
              </w:divBdr>
            </w:div>
            <w:div w:id="1739084715">
              <w:marLeft w:val="0"/>
              <w:marRight w:val="0"/>
              <w:marTop w:val="0"/>
              <w:marBottom w:val="0"/>
              <w:divBdr>
                <w:top w:val="none" w:sz="0" w:space="0" w:color="auto"/>
                <w:left w:val="none" w:sz="0" w:space="0" w:color="auto"/>
                <w:bottom w:val="none" w:sz="0" w:space="0" w:color="auto"/>
                <w:right w:val="none" w:sz="0" w:space="0" w:color="auto"/>
              </w:divBdr>
            </w:div>
            <w:div w:id="1627471407">
              <w:marLeft w:val="0"/>
              <w:marRight w:val="0"/>
              <w:marTop w:val="0"/>
              <w:marBottom w:val="0"/>
              <w:divBdr>
                <w:top w:val="none" w:sz="0" w:space="0" w:color="auto"/>
                <w:left w:val="none" w:sz="0" w:space="0" w:color="auto"/>
                <w:bottom w:val="none" w:sz="0" w:space="0" w:color="auto"/>
                <w:right w:val="none" w:sz="0" w:space="0" w:color="auto"/>
              </w:divBdr>
            </w:div>
            <w:div w:id="541744220">
              <w:marLeft w:val="0"/>
              <w:marRight w:val="0"/>
              <w:marTop w:val="0"/>
              <w:marBottom w:val="0"/>
              <w:divBdr>
                <w:top w:val="none" w:sz="0" w:space="0" w:color="auto"/>
                <w:left w:val="none" w:sz="0" w:space="0" w:color="auto"/>
                <w:bottom w:val="none" w:sz="0" w:space="0" w:color="auto"/>
                <w:right w:val="none" w:sz="0" w:space="0" w:color="auto"/>
              </w:divBdr>
            </w:div>
            <w:div w:id="1694040827">
              <w:marLeft w:val="0"/>
              <w:marRight w:val="0"/>
              <w:marTop w:val="0"/>
              <w:marBottom w:val="0"/>
              <w:divBdr>
                <w:top w:val="none" w:sz="0" w:space="0" w:color="auto"/>
                <w:left w:val="none" w:sz="0" w:space="0" w:color="auto"/>
                <w:bottom w:val="none" w:sz="0" w:space="0" w:color="auto"/>
                <w:right w:val="none" w:sz="0" w:space="0" w:color="auto"/>
              </w:divBdr>
            </w:div>
            <w:div w:id="1870677879">
              <w:marLeft w:val="0"/>
              <w:marRight w:val="0"/>
              <w:marTop w:val="0"/>
              <w:marBottom w:val="0"/>
              <w:divBdr>
                <w:top w:val="none" w:sz="0" w:space="0" w:color="auto"/>
                <w:left w:val="none" w:sz="0" w:space="0" w:color="auto"/>
                <w:bottom w:val="none" w:sz="0" w:space="0" w:color="auto"/>
                <w:right w:val="none" w:sz="0" w:space="0" w:color="auto"/>
              </w:divBdr>
            </w:div>
            <w:div w:id="997002294">
              <w:marLeft w:val="0"/>
              <w:marRight w:val="0"/>
              <w:marTop w:val="0"/>
              <w:marBottom w:val="0"/>
              <w:divBdr>
                <w:top w:val="none" w:sz="0" w:space="0" w:color="auto"/>
                <w:left w:val="none" w:sz="0" w:space="0" w:color="auto"/>
                <w:bottom w:val="none" w:sz="0" w:space="0" w:color="auto"/>
                <w:right w:val="none" w:sz="0" w:space="0" w:color="auto"/>
              </w:divBdr>
            </w:div>
            <w:div w:id="1908346809">
              <w:marLeft w:val="0"/>
              <w:marRight w:val="0"/>
              <w:marTop w:val="0"/>
              <w:marBottom w:val="0"/>
              <w:divBdr>
                <w:top w:val="none" w:sz="0" w:space="0" w:color="auto"/>
                <w:left w:val="none" w:sz="0" w:space="0" w:color="auto"/>
                <w:bottom w:val="none" w:sz="0" w:space="0" w:color="auto"/>
                <w:right w:val="none" w:sz="0" w:space="0" w:color="auto"/>
              </w:divBdr>
            </w:div>
            <w:div w:id="1118259174">
              <w:marLeft w:val="0"/>
              <w:marRight w:val="0"/>
              <w:marTop w:val="0"/>
              <w:marBottom w:val="0"/>
              <w:divBdr>
                <w:top w:val="none" w:sz="0" w:space="0" w:color="auto"/>
                <w:left w:val="none" w:sz="0" w:space="0" w:color="auto"/>
                <w:bottom w:val="none" w:sz="0" w:space="0" w:color="auto"/>
                <w:right w:val="none" w:sz="0" w:space="0" w:color="auto"/>
              </w:divBdr>
            </w:div>
            <w:div w:id="1296060513">
              <w:marLeft w:val="0"/>
              <w:marRight w:val="0"/>
              <w:marTop w:val="0"/>
              <w:marBottom w:val="0"/>
              <w:divBdr>
                <w:top w:val="none" w:sz="0" w:space="0" w:color="auto"/>
                <w:left w:val="none" w:sz="0" w:space="0" w:color="auto"/>
                <w:bottom w:val="none" w:sz="0" w:space="0" w:color="auto"/>
                <w:right w:val="none" w:sz="0" w:space="0" w:color="auto"/>
              </w:divBdr>
            </w:div>
            <w:div w:id="1158498416">
              <w:marLeft w:val="0"/>
              <w:marRight w:val="0"/>
              <w:marTop w:val="0"/>
              <w:marBottom w:val="0"/>
              <w:divBdr>
                <w:top w:val="none" w:sz="0" w:space="0" w:color="auto"/>
                <w:left w:val="none" w:sz="0" w:space="0" w:color="auto"/>
                <w:bottom w:val="none" w:sz="0" w:space="0" w:color="auto"/>
                <w:right w:val="none" w:sz="0" w:space="0" w:color="auto"/>
              </w:divBdr>
            </w:div>
            <w:div w:id="192110785">
              <w:marLeft w:val="0"/>
              <w:marRight w:val="0"/>
              <w:marTop w:val="0"/>
              <w:marBottom w:val="0"/>
              <w:divBdr>
                <w:top w:val="none" w:sz="0" w:space="0" w:color="auto"/>
                <w:left w:val="none" w:sz="0" w:space="0" w:color="auto"/>
                <w:bottom w:val="none" w:sz="0" w:space="0" w:color="auto"/>
                <w:right w:val="none" w:sz="0" w:space="0" w:color="auto"/>
              </w:divBdr>
            </w:div>
            <w:div w:id="1791825746">
              <w:marLeft w:val="0"/>
              <w:marRight w:val="0"/>
              <w:marTop w:val="0"/>
              <w:marBottom w:val="0"/>
              <w:divBdr>
                <w:top w:val="none" w:sz="0" w:space="0" w:color="auto"/>
                <w:left w:val="none" w:sz="0" w:space="0" w:color="auto"/>
                <w:bottom w:val="none" w:sz="0" w:space="0" w:color="auto"/>
                <w:right w:val="none" w:sz="0" w:space="0" w:color="auto"/>
              </w:divBdr>
            </w:div>
            <w:div w:id="910774285">
              <w:marLeft w:val="0"/>
              <w:marRight w:val="0"/>
              <w:marTop w:val="0"/>
              <w:marBottom w:val="0"/>
              <w:divBdr>
                <w:top w:val="none" w:sz="0" w:space="0" w:color="auto"/>
                <w:left w:val="none" w:sz="0" w:space="0" w:color="auto"/>
                <w:bottom w:val="none" w:sz="0" w:space="0" w:color="auto"/>
                <w:right w:val="none" w:sz="0" w:space="0" w:color="auto"/>
              </w:divBdr>
            </w:div>
            <w:div w:id="606426174">
              <w:marLeft w:val="0"/>
              <w:marRight w:val="0"/>
              <w:marTop w:val="0"/>
              <w:marBottom w:val="0"/>
              <w:divBdr>
                <w:top w:val="none" w:sz="0" w:space="0" w:color="auto"/>
                <w:left w:val="none" w:sz="0" w:space="0" w:color="auto"/>
                <w:bottom w:val="none" w:sz="0" w:space="0" w:color="auto"/>
                <w:right w:val="none" w:sz="0" w:space="0" w:color="auto"/>
              </w:divBdr>
            </w:div>
            <w:div w:id="136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9796">
      <w:bodyDiv w:val="1"/>
      <w:marLeft w:val="0"/>
      <w:marRight w:val="0"/>
      <w:marTop w:val="0"/>
      <w:marBottom w:val="0"/>
      <w:divBdr>
        <w:top w:val="none" w:sz="0" w:space="0" w:color="auto"/>
        <w:left w:val="none" w:sz="0" w:space="0" w:color="auto"/>
        <w:bottom w:val="none" w:sz="0" w:space="0" w:color="auto"/>
        <w:right w:val="none" w:sz="0" w:space="0" w:color="auto"/>
      </w:divBdr>
      <w:divsChild>
        <w:div w:id="1492330028">
          <w:marLeft w:val="0"/>
          <w:marRight w:val="0"/>
          <w:marTop w:val="0"/>
          <w:marBottom w:val="0"/>
          <w:divBdr>
            <w:top w:val="none" w:sz="0" w:space="0" w:color="auto"/>
            <w:left w:val="none" w:sz="0" w:space="0" w:color="auto"/>
            <w:bottom w:val="none" w:sz="0" w:space="0" w:color="auto"/>
            <w:right w:val="none" w:sz="0" w:space="0" w:color="auto"/>
          </w:divBdr>
          <w:divsChild>
            <w:div w:id="1275864961">
              <w:marLeft w:val="0"/>
              <w:marRight w:val="0"/>
              <w:marTop w:val="0"/>
              <w:marBottom w:val="0"/>
              <w:divBdr>
                <w:top w:val="none" w:sz="0" w:space="0" w:color="auto"/>
                <w:left w:val="none" w:sz="0" w:space="0" w:color="auto"/>
                <w:bottom w:val="none" w:sz="0" w:space="0" w:color="auto"/>
                <w:right w:val="none" w:sz="0" w:space="0" w:color="auto"/>
              </w:divBdr>
            </w:div>
            <w:div w:id="160581792">
              <w:marLeft w:val="0"/>
              <w:marRight w:val="0"/>
              <w:marTop w:val="0"/>
              <w:marBottom w:val="0"/>
              <w:divBdr>
                <w:top w:val="none" w:sz="0" w:space="0" w:color="auto"/>
                <w:left w:val="none" w:sz="0" w:space="0" w:color="auto"/>
                <w:bottom w:val="none" w:sz="0" w:space="0" w:color="auto"/>
                <w:right w:val="none" w:sz="0" w:space="0" w:color="auto"/>
              </w:divBdr>
            </w:div>
            <w:div w:id="1230967061">
              <w:marLeft w:val="0"/>
              <w:marRight w:val="0"/>
              <w:marTop w:val="0"/>
              <w:marBottom w:val="0"/>
              <w:divBdr>
                <w:top w:val="none" w:sz="0" w:space="0" w:color="auto"/>
                <w:left w:val="none" w:sz="0" w:space="0" w:color="auto"/>
                <w:bottom w:val="none" w:sz="0" w:space="0" w:color="auto"/>
                <w:right w:val="none" w:sz="0" w:space="0" w:color="auto"/>
              </w:divBdr>
            </w:div>
            <w:div w:id="1883588625">
              <w:marLeft w:val="0"/>
              <w:marRight w:val="0"/>
              <w:marTop w:val="0"/>
              <w:marBottom w:val="0"/>
              <w:divBdr>
                <w:top w:val="none" w:sz="0" w:space="0" w:color="auto"/>
                <w:left w:val="none" w:sz="0" w:space="0" w:color="auto"/>
                <w:bottom w:val="none" w:sz="0" w:space="0" w:color="auto"/>
                <w:right w:val="none" w:sz="0" w:space="0" w:color="auto"/>
              </w:divBdr>
            </w:div>
            <w:div w:id="1133256824">
              <w:marLeft w:val="0"/>
              <w:marRight w:val="0"/>
              <w:marTop w:val="0"/>
              <w:marBottom w:val="0"/>
              <w:divBdr>
                <w:top w:val="none" w:sz="0" w:space="0" w:color="auto"/>
                <w:left w:val="none" w:sz="0" w:space="0" w:color="auto"/>
                <w:bottom w:val="none" w:sz="0" w:space="0" w:color="auto"/>
                <w:right w:val="none" w:sz="0" w:space="0" w:color="auto"/>
              </w:divBdr>
            </w:div>
            <w:div w:id="768237260">
              <w:marLeft w:val="0"/>
              <w:marRight w:val="0"/>
              <w:marTop w:val="0"/>
              <w:marBottom w:val="0"/>
              <w:divBdr>
                <w:top w:val="none" w:sz="0" w:space="0" w:color="auto"/>
                <w:left w:val="none" w:sz="0" w:space="0" w:color="auto"/>
                <w:bottom w:val="none" w:sz="0" w:space="0" w:color="auto"/>
                <w:right w:val="none" w:sz="0" w:space="0" w:color="auto"/>
              </w:divBdr>
            </w:div>
            <w:div w:id="1564560726">
              <w:marLeft w:val="0"/>
              <w:marRight w:val="0"/>
              <w:marTop w:val="0"/>
              <w:marBottom w:val="0"/>
              <w:divBdr>
                <w:top w:val="none" w:sz="0" w:space="0" w:color="auto"/>
                <w:left w:val="none" w:sz="0" w:space="0" w:color="auto"/>
                <w:bottom w:val="none" w:sz="0" w:space="0" w:color="auto"/>
                <w:right w:val="none" w:sz="0" w:space="0" w:color="auto"/>
              </w:divBdr>
            </w:div>
            <w:div w:id="1953852786">
              <w:marLeft w:val="0"/>
              <w:marRight w:val="0"/>
              <w:marTop w:val="0"/>
              <w:marBottom w:val="0"/>
              <w:divBdr>
                <w:top w:val="none" w:sz="0" w:space="0" w:color="auto"/>
                <w:left w:val="none" w:sz="0" w:space="0" w:color="auto"/>
                <w:bottom w:val="none" w:sz="0" w:space="0" w:color="auto"/>
                <w:right w:val="none" w:sz="0" w:space="0" w:color="auto"/>
              </w:divBdr>
            </w:div>
            <w:div w:id="1220093725">
              <w:marLeft w:val="0"/>
              <w:marRight w:val="0"/>
              <w:marTop w:val="0"/>
              <w:marBottom w:val="0"/>
              <w:divBdr>
                <w:top w:val="none" w:sz="0" w:space="0" w:color="auto"/>
                <w:left w:val="none" w:sz="0" w:space="0" w:color="auto"/>
                <w:bottom w:val="none" w:sz="0" w:space="0" w:color="auto"/>
                <w:right w:val="none" w:sz="0" w:space="0" w:color="auto"/>
              </w:divBdr>
            </w:div>
            <w:div w:id="593050551">
              <w:marLeft w:val="0"/>
              <w:marRight w:val="0"/>
              <w:marTop w:val="0"/>
              <w:marBottom w:val="0"/>
              <w:divBdr>
                <w:top w:val="none" w:sz="0" w:space="0" w:color="auto"/>
                <w:left w:val="none" w:sz="0" w:space="0" w:color="auto"/>
                <w:bottom w:val="none" w:sz="0" w:space="0" w:color="auto"/>
                <w:right w:val="none" w:sz="0" w:space="0" w:color="auto"/>
              </w:divBdr>
            </w:div>
            <w:div w:id="85542952">
              <w:marLeft w:val="0"/>
              <w:marRight w:val="0"/>
              <w:marTop w:val="0"/>
              <w:marBottom w:val="0"/>
              <w:divBdr>
                <w:top w:val="none" w:sz="0" w:space="0" w:color="auto"/>
                <w:left w:val="none" w:sz="0" w:space="0" w:color="auto"/>
                <w:bottom w:val="none" w:sz="0" w:space="0" w:color="auto"/>
                <w:right w:val="none" w:sz="0" w:space="0" w:color="auto"/>
              </w:divBdr>
            </w:div>
            <w:div w:id="1386951465">
              <w:marLeft w:val="0"/>
              <w:marRight w:val="0"/>
              <w:marTop w:val="0"/>
              <w:marBottom w:val="0"/>
              <w:divBdr>
                <w:top w:val="none" w:sz="0" w:space="0" w:color="auto"/>
                <w:left w:val="none" w:sz="0" w:space="0" w:color="auto"/>
                <w:bottom w:val="none" w:sz="0" w:space="0" w:color="auto"/>
                <w:right w:val="none" w:sz="0" w:space="0" w:color="auto"/>
              </w:divBdr>
            </w:div>
            <w:div w:id="1296569664">
              <w:marLeft w:val="0"/>
              <w:marRight w:val="0"/>
              <w:marTop w:val="0"/>
              <w:marBottom w:val="0"/>
              <w:divBdr>
                <w:top w:val="none" w:sz="0" w:space="0" w:color="auto"/>
                <w:left w:val="none" w:sz="0" w:space="0" w:color="auto"/>
                <w:bottom w:val="none" w:sz="0" w:space="0" w:color="auto"/>
                <w:right w:val="none" w:sz="0" w:space="0" w:color="auto"/>
              </w:divBdr>
            </w:div>
            <w:div w:id="1041705258">
              <w:marLeft w:val="0"/>
              <w:marRight w:val="0"/>
              <w:marTop w:val="0"/>
              <w:marBottom w:val="0"/>
              <w:divBdr>
                <w:top w:val="none" w:sz="0" w:space="0" w:color="auto"/>
                <w:left w:val="none" w:sz="0" w:space="0" w:color="auto"/>
                <w:bottom w:val="none" w:sz="0" w:space="0" w:color="auto"/>
                <w:right w:val="none" w:sz="0" w:space="0" w:color="auto"/>
              </w:divBdr>
            </w:div>
            <w:div w:id="886063335">
              <w:marLeft w:val="0"/>
              <w:marRight w:val="0"/>
              <w:marTop w:val="0"/>
              <w:marBottom w:val="0"/>
              <w:divBdr>
                <w:top w:val="none" w:sz="0" w:space="0" w:color="auto"/>
                <w:left w:val="none" w:sz="0" w:space="0" w:color="auto"/>
                <w:bottom w:val="none" w:sz="0" w:space="0" w:color="auto"/>
                <w:right w:val="none" w:sz="0" w:space="0" w:color="auto"/>
              </w:divBdr>
            </w:div>
            <w:div w:id="2024358840">
              <w:marLeft w:val="0"/>
              <w:marRight w:val="0"/>
              <w:marTop w:val="0"/>
              <w:marBottom w:val="0"/>
              <w:divBdr>
                <w:top w:val="none" w:sz="0" w:space="0" w:color="auto"/>
                <w:left w:val="none" w:sz="0" w:space="0" w:color="auto"/>
                <w:bottom w:val="none" w:sz="0" w:space="0" w:color="auto"/>
                <w:right w:val="none" w:sz="0" w:space="0" w:color="auto"/>
              </w:divBdr>
            </w:div>
            <w:div w:id="2975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github.com/Unity-Technologies/com.unity.multiplayer.samples.coop.git?path=/Packages/com.unity.multiplayer.samples.coop"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ultiplayer.unity3d.com/netcode/current/basics/networkobject/" TargetMode="External"/><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s://github.com/ArcaneBow7258/CSE528_USP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cs-multiplayer.unity3d.com/netcode/current/components/networktransform/" TargetMode="Externa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hyperlink" Target="https://www.youtube.com/watch?v=3yuBOB3VrCk"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docs-multiplayer.unity3d.com/netcode/current/basics/scenemanagement/inscene-placed-networkobjects/"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Unity-Technologies/com.unity.multiplayer.samples.coop.git?path=/Packages/com.unity.multiplayer.samples.coop"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ocs-multiplayer.unity3d.com/netcode/current/basics/networkvariable/#per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25</Pages>
  <Words>3163</Words>
  <Characters>18033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Alvin</dc:creator>
  <cp:keywords/>
  <dc:description/>
  <cp:lastModifiedBy>Tran, Alvin</cp:lastModifiedBy>
  <cp:revision>32</cp:revision>
  <dcterms:created xsi:type="dcterms:W3CDTF">2024-01-19T16:05:00Z</dcterms:created>
  <dcterms:modified xsi:type="dcterms:W3CDTF">2024-01-24T17:15:00Z</dcterms:modified>
</cp:coreProperties>
</file>